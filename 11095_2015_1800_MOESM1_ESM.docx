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973CA6" w14:textId="77777777" w:rsidR="000C4131" w:rsidRDefault="00EE41D1">
      <w:pPr>
        <w:rPr>
          <w:rFonts w:ascii="Arial" w:hAnsi="Arial" w:cs="Arial"/>
        </w:rPr>
      </w:pPr>
      <w:r>
        <w:rPr>
          <w:rFonts w:ascii="Arial" w:hAnsi="Arial" w:cs="Arial"/>
        </w:rPr>
        <w:t>Supplementary Material for:</w:t>
      </w:r>
    </w:p>
    <w:p w14:paraId="3FFE7044" w14:textId="77777777" w:rsidR="00100814" w:rsidRDefault="00100814">
      <w:pPr>
        <w:rPr>
          <w:rFonts w:ascii="Arial" w:hAnsi="Arial" w:cs="Arial"/>
        </w:rPr>
      </w:pPr>
    </w:p>
    <w:p w14:paraId="5F5ACE95" w14:textId="68EE6E3E" w:rsidR="00203CC9" w:rsidRPr="008C3F65" w:rsidRDefault="00203CC9" w:rsidP="00203CC9">
      <w:pPr>
        <w:spacing w:line="480" w:lineRule="auto"/>
        <w:jc w:val="center"/>
        <w:rPr>
          <w:rFonts w:ascii="Arial" w:hAnsi="Arial"/>
          <w:b/>
        </w:rPr>
      </w:pPr>
      <w:r>
        <w:rPr>
          <w:rFonts w:ascii="Arial" w:hAnsi="Arial"/>
          <w:b/>
        </w:rPr>
        <w:t>Predicting</w:t>
      </w:r>
      <w:r w:rsidRPr="003F4922">
        <w:rPr>
          <w:rFonts w:ascii="Arial" w:hAnsi="Arial"/>
          <w:b/>
        </w:rPr>
        <w:t xml:space="preserve"> Mouse Liver Microsom</w:t>
      </w:r>
      <w:r>
        <w:rPr>
          <w:rFonts w:ascii="Arial" w:hAnsi="Arial"/>
          <w:b/>
        </w:rPr>
        <w:t>al</w:t>
      </w:r>
      <w:r w:rsidRPr="003F4922">
        <w:rPr>
          <w:rFonts w:ascii="Arial" w:hAnsi="Arial"/>
          <w:b/>
        </w:rPr>
        <w:t xml:space="preserve"> Stability</w:t>
      </w:r>
      <w:r>
        <w:rPr>
          <w:rFonts w:ascii="Arial" w:hAnsi="Arial"/>
          <w:b/>
        </w:rPr>
        <w:t xml:space="preserve"> with “Pruned” Machine-Learning Models</w:t>
      </w:r>
      <w:r w:rsidRPr="003F4922">
        <w:rPr>
          <w:rFonts w:ascii="Arial" w:hAnsi="Arial"/>
          <w:b/>
        </w:rPr>
        <w:t xml:space="preserve"> </w:t>
      </w:r>
      <w:r>
        <w:rPr>
          <w:rFonts w:ascii="Arial" w:hAnsi="Arial"/>
          <w:b/>
        </w:rPr>
        <w:t>and Public Data</w:t>
      </w:r>
    </w:p>
    <w:p w14:paraId="39B40551" w14:textId="77777777" w:rsidR="00203CC9" w:rsidRPr="00333296" w:rsidRDefault="00203CC9" w:rsidP="00203CC9">
      <w:pPr>
        <w:spacing w:line="480" w:lineRule="auto"/>
        <w:jc w:val="center"/>
        <w:rPr>
          <w:rFonts w:ascii="Arial" w:hAnsi="Arial"/>
        </w:rPr>
      </w:pPr>
      <w:r w:rsidRPr="00333296">
        <w:rPr>
          <w:rFonts w:ascii="Arial" w:hAnsi="Arial"/>
        </w:rPr>
        <w:t xml:space="preserve">Alexander L. </w:t>
      </w:r>
      <w:proofErr w:type="spellStart"/>
      <w:r w:rsidRPr="00333296">
        <w:rPr>
          <w:rFonts w:ascii="Arial" w:hAnsi="Arial"/>
        </w:rPr>
        <w:t>Perryman</w:t>
      </w:r>
      <w:proofErr w:type="gramStart"/>
      <w:r w:rsidRPr="00333296">
        <w:rPr>
          <w:rFonts w:ascii="Arial" w:hAnsi="Arial"/>
        </w:rPr>
        <w:t>,</w:t>
      </w:r>
      <w:r w:rsidRPr="000E6348">
        <w:rPr>
          <w:rFonts w:ascii="Arial" w:hAnsi="Arial"/>
          <w:vertAlign w:val="superscript"/>
        </w:rPr>
        <w:t>a</w:t>
      </w:r>
      <w:proofErr w:type="spellEnd"/>
      <w:proofErr w:type="gramEnd"/>
      <w:r w:rsidRPr="00333296">
        <w:rPr>
          <w:rFonts w:ascii="Arial" w:hAnsi="Arial"/>
        </w:rPr>
        <w:t xml:space="preserve"> </w:t>
      </w:r>
      <w:r>
        <w:rPr>
          <w:rFonts w:ascii="Arial" w:hAnsi="Arial"/>
        </w:rPr>
        <w:t xml:space="preserve">Thomas P. </w:t>
      </w:r>
      <w:proofErr w:type="spellStart"/>
      <w:r>
        <w:rPr>
          <w:rFonts w:ascii="Arial" w:hAnsi="Arial"/>
        </w:rPr>
        <w:t>Stratton,</w:t>
      </w:r>
      <w:r w:rsidRPr="008C6183">
        <w:rPr>
          <w:rFonts w:ascii="Arial" w:hAnsi="Arial"/>
          <w:vertAlign w:val="superscript"/>
        </w:rPr>
        <w:t>b</w:t>
      </w:r>
      <w:proofErr w:type="spellEnd"/>
      <w:r>
        <w:rPr>
          <w:rFonts w:ascii="Arial" w:hAnsi="Arial"/>
        </w:rPr>
        <w:t xml:space="preserve"> </w:t>
      </w:r>
      <w:r w:rsidRPr="00333296">
        <w:rPr>
          <w:rFonts w:ascii="Arial" w:hAnsi="Arial"/>
        </w:rPr>
        <w:t xml:space="preserve">Sean </w:t>
      </w:r>
      <w:proofErr w:type="spellStart"/>
      <w:r w:rsidRPr="00333296">
        <w:rPr>
          <w:rFonts w:ascii="Arial" w:hAnsi="Arial"/>
        </w:rPr>
        <w:t>Ekins,</w:t>
      </w:r>
      <w:r>
        <w:rPr>
          <w:rFonts w:ascii="Arial" w:hAnsi="Arial"/>
          <w:vertAlign w:val="superscript"/>
        </w:rPr>
        <w:t>c</w:t>
      </w:r>
      <w:r w:rsidRPr="000E6348">
        <w:rPr>
          <w:rFonts w:ascii="Arial" w:hAnsi="Arial"/>
          <w:vertAlign w:val="superscript"/>
        </w:rPr>
        <w:t>,</w:t>
      </w:r>
      <w:r>
        <w:rPr>
          <w:rFonts w:ascii="Arial" w:hAnsi="Arial"/>
          <w:vertAlign w:val="superscript"/>
        </w:rPr>
        <w:t>d</w:t>
      </w:r>
      <w:proofErr w:type="spellEnd"/>
      <w:r>
        <w:rPr>
          <w:rFonts w:ascii="Arial" w:hAnsi="Arial"/>
        </w:rPr>
        <w:t xml:space="preserve"> </w:t>
      </w:r>
      <w:r w:rsidRPr="00333296">
        <w:rPr>
          <w:rFonts w:ascii="Arial" w:hAnsi="Arial"/>
        </w:rPr>
        <w:t xml:space="preserve">and Joel S. </w:t>
      </w:r>
      <w:proofErr w:type="spellStart"/>
      <w:r w:rsidRPr="00333296">
        <w:rPr>
          <w:rFonts w:ascii="Arial" w:hAnsi="Arial"/>
        </w:rPr>
        <w:t>Freundlich</w:t>
      </w:r>
      <w:r w:rsidRPr="000E6348">
        <w:rPr>
          <w:rFonts w:ascii="Arial" w:hAnsi="Arial"/>
          <w:vertAlign w:val="superscript"/>
        </w:rPr>
        <w:t>a,</w:t>
      </w:r>
      <w:r>
        <w:rPr>
          <w:rFonts w:ascii="Arial" w:hAnsi="Arial"/>
          <w:vertAlign w:val="superscript"/>
        </w:rPr>
        <w:t>b</w:t>
      </w:r>
      <w:proofErr w:type="spellEnd"/>
      <w:r>
        <w:rPr>
          <w:rFonts w:ascii="Arial" w:hAnsi="Arial"/>
          <w:vertAlign w:val="superscript"/>
        </w:rPr>
        <w:t>,</w:t>
      </w:r>
      <w:r w:rsidRPr="000E6348">
        <w:rPr>
          <w:rFonts w:ascii="Arial" w:hAnsi="Arial"/>
          <w:vertAlign w:val="superscript"/>
        </w:rPr>
        <w:t>*</w:t>
      </w:r>
    </w:p>
    <w:p w14:paraId="4A3CD070" w14:textId="77777777" w:rsidR="00203CC9" w:rsidRPr="00333296" w:rsidRDefault="00203CC9" w:rsidP="00203CC9">
      <w:pPr>
        <w:spacing w:line="480" w:lineRule="auto"/>
        <w:jc w:val="both"/>
        <w:rPr>
          <w:rFonts w:ascii="Arial" w:hAnsi="Arial"/>
        </w:rPr>
      </w:pPr>
    </w:p>
    <w:p w14:paraId="1A1534A1" w14:textId="77777777" w:rsidR="00203CC9" w:rsidRDefault="00203CC9" w:rsidP="00203CC9">
      <w:pPr>
        <w:spacing w:line="480" w:lineRule="auto"/>
        <w:jc w:val="both"/>
        <w:rPr>
          <w:rFonts w:ascii="Arial" w:hAnsi="Arial"/>
        </w:rPr>
      </w:pPr>
      <w:proofErr w:type="gramStart"/>
      <w:r>
        <w:rPr>
          <w:rFonts w:ascii="Arial" w:hAnsi="Arial"/>
          <w:vertAlign w:val="superscript"/>
        </w:rPr>
        <w:t>a</w:t>
      </w:r>
      <w:proofErr w:type="gramEnd"/>
      <w:r>
        <w:rPr>
          <w:rFonts w:ascii="Arial" w:hAnsi="Arial"/>
          <w:vertAlign w:val="superscript"/>
        </w:rPr>
        <w:t xml:space="preserve"> </w:t>
      </w:r>
      <w:r w:rsidRPr="001F0DC7">
        <w:rPr>
          <w:rFonts w:ascii="Arial" w:hAnsi="Arial" w:cs="Arial"/>
        </w:rPr>
        <w:t xml:space="preserve">Division of Infectious Disease, Department of Medicine, and the </w:t>
      </w:r>
      <w:proofErr w:type="spellStart"/>
      <w:r w:rsidRPr="001F0DC7">
        <w:rPr>
          <w:rFonts w:ascii="Arial" w:hAnsi="Arial" w:cs="Arial"/>
        </w:rPr>
        <w:t>Ruy</w:t>
      </w:r>
      <w:proofErr w:type="spellEnd"/>
      <w:r w:rsidRPr="001F0DC7">
        <w:rPr>
          <w:rFonts w:ascii="Arial" w:hAnsi="Arial" w:cs="Arial"/>
        </w:rPr>
        <w:t xml:space="preserve"> V. </w:t>
      </w:r>
      <w:proofErr w:type="spellStart"/>
      <w:r w:rsidRPr="001F0DC7">
        <w:rPr>
          <w:rFonts w:ascii="Arial" w:hAnsi="Arial" w:cs="Arial"/>
        </w:rPr>
        <w:t>Lourenço</w:t>
      </w:r>
      <w:proofErr w:type="spellEnd"/>
      <w:r w:rsidRPr="001F0DC7">
        <w:rPr>
          <w:rFonts w:ascii="Arial" w:hAnsi="Arial" w:cs="Arial"/>
        </w:rPr>
        <w:t xml:space="preserve"> Center for the Study of Emerging and Re</w:t>
      </w:r>
      <w:r>
        <w:rPr>
          <w:rFonts w:ascii="Arial" w:hAnsi="Arial" w:cs="Arial"/>
        </w:rPr>
        <w:t>-</w:t>
      </w:r>
      <w:r w:rsidRPr="001F0DC7">
        <w:rPr>
          <w:rFonts w:ascii="Arial" w:hAnsi="Arial" w:cs="Arial"/>
        </w:rPr>
        <w:t>emerging Pathogens, Rutgers University–New Jersey Medical School, Newark</w:t>
      </w:r>
      <w:r w:rsidRPr="00333296">
        <w:rPr>
          <w:rFonts w:ascii="Arial" w:hAnsi="Arial"/>
        </w:rPr>
        <w:t>, New Jersey 07103, United States</w:t>
      </w:r>
    </w:p>
    <w:p w14:paraId="3A90B318" w14:textId="77777777" w:rsidR="00203CC9" w:rsidRPr="00333296" w:rsidRDefault="00203CC9" w:rsidP="00203CC9">
      <w:pPr>
        <w:spacing w:line="480" w:lineRule="auto"/>
        <w:jc w:val="both"/>
        <w:rPr>
          <w:rFonts w:ascii="Arial" w:hAnsi="Arial"/>
        </w:rPr>
      </w:pPr>
      <w:proofErr w:type="gramStart"/>
      <w:r>
        <w:rPr>
          <w:rFonts w:ascii="Arial" w:hAnsi="Arial"/>
          <w:vertAlign w:val="superscript"/>
        </w:rPr>
        <w:t>b</w:t>
      </w:r>
      <w:proofErr w:type="gramEnd"/>
      <w:r>
        <w:rPr>
          <w:rFonts w:ascii="Arial" w:hAnsi="Arial"/>
          <w:vertAlign w:val="superscript"/>
        </w:rPr>
        <w:t xml:space="preserve"> </w:t>
      </w:r>
      <w:r w:rsidRPr="00333296">
        <w:rPr>
          <w:rFonts w:ascii="Arial" w:hAnsi="Arial"/>
        </w:rPr>
        <w:t>Department of Pharmacology &amp; Physiology, Rutgers University-New Jersey Medical School, Newark, New Jersey 07103, United States</w:t>
      </w:r>
    </w:p>
    <w:p w14:paraId="5C3378CF" w14:textId="77777777" w:rsidR="00203CC9" w:rsidRDefault="00203CC9" w:rsidP="00203CC9">
      <w:pPr>
        <w:spacing w:line="480" w:lineRule="auto"/>
        <w:jc w:val="both"/>
        <w:rPr>
          <w:rFonts w:ascii="Arial" w:hAnsi="Arial"/>
        </w:rPr>
      </w:pPr>
      <w:proofErr w:type="gramStart"/>
      <w:r>
        <w:rPr>
          <w:rFonts w:ascii="Arial" w:hAnsi="Arial"/>
          <w:vertAlign w:val="superscript"/>
        </w:rPr>
        <w:t>c</w:t>
      </w:r>
      <w:proofErr w:type="gramEnd"/>
      <w:r>
        <w:rPr>
          <w:rFonts w:ascii="Arial" w:hAnsi="Arial"/>
          <w:vertAlign w:val="superscript"/>
        </w:rPr>
        <w:t xml:space="preserve"> </w:t>
      </w:r>
      <w:r w:rsidRPr="00333296">
        <w:rPr>
          <w:rFonts w:ascii="Arial" w:hAnsi="Arial"/>
        </w:rPr>
        <w:t xml:space="preserve">Collaborations in Chemistry, 5616 Hilltop </w:t>
      </w:r>
      <w:proofErr w:type="spellStart"/>
      <w:r w:rsidRPr="00333296">
        <w:rPr>
          <w:rFonts w:ascii="Arial" w:hAnsi="Arial"/>
        </w:rPr>
        <w:t>Needmore</w:t>
      </w:r>
      <w:proofErr w:type="spellEnd"/>
      <w:r w:rsidRPr="00333296">
        <w:rPr>
          <w:rFonts w:ascii="Arial" w:hAnsi="Arial"/>
        </w:rPr>
        <w:t xml:space="preserve"> Road, Fuquay-Varina, North Carolina 27526, United States</w:t>
      </w:r>
    </w:p>
    <w:p w14:paraId="3DAE75EA" w14:textId="77777777" w:rsidR="00203CC9" w:rsidRPr="00333296" w:rsidRDefault="00203CC9" w:rsidP="00203CC9">
      <w:pPr>
        <w:spacing w:line="480" w:lineRule="auto"/>
        <w:jc w:val="both"/>
        <w:rPr>
          <w:rFonts w:ascii="Arial" w:hAnsi="Arial"/>
        </w:rPr>
      </w:pPr>
      <w:proofErr w:type="gramStart"/>
      <w:r>
        <w:rPr>
          <w:rFonts w:ascii="Arial" w:hAnsi="Arial"/>
          <w:vertAlign w:val="superscript"/>
        </w:rPr>
        <w:t>d</w:t>
      </w:r>
      <w:proofErr w:type="gramEnd"/>
      <w:r>
        <w:rPr>
          <w:rFonts w:ascii="Arial" w:hAnsi="Arial"/>
          <w:vertAlign w:val="superscript"/>
        </w:rPr>
        <w:t xml:space="preserve"> </w:t>
      </w:r>
      <w:r w:rsidRPr="00333296">
        <w:rPr>
          <w:rFonts w:ascii="Arial" w:hAnsi="Arial"/>
        </w:rPr>
        <w:t xml:space="preserve">Collaborative Drug Discovery, 1633 </w:t>
      </w:r>
      <w:proofErr w:type="spellStart"/>
      <w:r w:rsidRPr="00333296">
        <w:rPr>
          <w:rFonts w:ascii="Arial" w:hAnsi="Arial"/>
        </w:rPr>
        <w:t>Bayshore</w:t>
      </w:r>
      <w:proofErr w:type="spellEnd"/>
      <w:r w:rsidRPr="00333296">
        <w:rPr>
          <w:rFonts w:ascii="Arial" w:hAnsi="Arial"/>
        </w:rPr>
        <w:t xml:space="preserve"> Highway, Suite 342, Burlingame, California 94010, United States</w:t>
      </w:r>
    </w:p>
    <w:p w14:paraId="64DA831D" w14:textId="77777777" w:rsidR="00B27C27" w:rsidRDefault="00B27C27" w:rsidP="00B27C27">
      <w:pPr>
        <w:spacing w:line="480" w:lineRule="auto"/>
        <w:jc w:val="both"/>
        <w:rPr>
          <w:rFonts w:ascii="Arial" w:hAnsi="Arial"/>
        </w:rPr>
      </w:pPr>
    </w:p>
    <w:p w14:paraId="2DE4EE51" w14:textId="77777777" w:rsidR="00B27C27" w:rsidRDefault="00B27C27" w:rsidP="00B27C27">
      <w:pPr>
        <w:spacing w:line="480" w:lineRule="auto"/>
        <w:jc w:val="both"/>
        <w:rPr>
          <w:rFonts w:ascii="Arial" w:hAnsi="Arial"/>
        </w:rPr>
      </w:pPr>
      <w:r>
        <w:rPr>
          <w:rFonts w:ascii="Arial" w:hAnsi="Arial"/>
        </w:rPr>
        <w:t xml:space="preserve">Corresponding author: </w:t>
      </w:r>
    </w:p>
    <w:p w14:paraId="429759CA" w14:textId="77777777" w:rsidR="00B27C27" w:rsidRDefault="00B27C27" w:rsidP="00B27C27">
      <w:pPr>
        <w:spacing w:line="480" w:lineRule="auto"/>
        <w:jc w:val="both"/>
        <w:rPr>
          <w:rFonts w:ascii="Arial" w:hAnsi="Arial"/>
        </w:rPr>
      </w:pPr>
      <w:r>
        <w:rPr>
          <w:rFonts w:ascii="Arial" w:hAnsi="Arial"/>
        </w:rPr>
        <w:t>Joel S. Freundlich, Ph.D.</w:t>
      </w:r>
    </w:p>
    <w:p w14:paraId="435C7559" w14:textId="77777777" w:rsidR="00B27C27" w:rsidRDefault="00B27C27" w:rsidP="00B27C27">
      <w:pPr>
        <w:spacing w:line="480" w:lineRule="auto"/>
        <w:jc w:val="both"/>
        <w:rPr>
          <w:rFonts w:ascii="Arial" w:hAnsi="Arial"/>
        </w:rPr>
      </w:pPr>
      <w:r>
        <w:rPr>
          <w:rFonts w:ascii="Arial" w:hAnsi="Arial"/>
        </w:rPr>
        <w:t>Departments of Pharmacology &amp; Physiology and Medicine</w:t>
      </w:r>
    </w:p>
    <w:p w14:paraId="4D0E9E70" w14:textId="77777777" w:rsidR="00B27C27" w:rsidRDefault="00B27C27" w:rsidP="00B27C27">
      <w:pPr>
        <w:spacing w:line="480" w:lineRule="auto"/>
        <w:jc w:val="both"/>
        <w:rPr>
          <w:rFonts w:ascii="Arial" w:hAnsi="Arial"/>
        </w:rPr>
      </w:pPr>
      <w:r>
        <w:rPr>
          <w:rFonts w:ascii="Arial" w:hAnsi="Arial" w:cs="Arial"/>
        </w:rPr>
        <w:t>T</w:t>
      </w:r>
      <w:r w:rsidRPr="001F0DC7">
        <w:rPr>
          <w:rFonts w:ascii="Arial" w:hAnsi="Arial" w:cs="Arial"/>
        </w:rPr>
        <w:t xml:space="preserve">he </w:t>
      </w:r>
      <w:proofErr w:type="spellStart"/>
      <w:r w:rsidRPr="001F0DC7">
        <w:rPr>
          <w:rFonts w:ascii="Arial" w:hAnsi="Arial" w:cs="Arial"/>
        </w:rPr>
        <w:t>Ruy</w:t>
      </w:r>
      <w:proofErr w:type="spellEnd"/>
      <w:r w:rsidRPr="001F0DC7">
        <w:rPr>
          <w:rFonts w:ascii="Arial" w:hAnsi="Arial" w:cs="Arial"/>
        </w:rPr>
        <w:t xml:space="preserve"> V. </w:t>
      </w:r>
      <w:proofErr w:type="spellStart"/>
      <w:r w:rsidRPr="001F0DC7">
        <w:rPr>
          <w:rFonts w:ascii="Arial" w:hAnsi="Arial" w:cs="Arial"/>
        </w:rPr>
        <w:t>Lourenço</w:t>
      </w:r>
      <w:proofErr w:type="spellEnd"/>
      <w:r w:rsidRPr="001F0DC7">
        <w:rPr>
          <w:rFonts w:ascii="Arial" w:hAnsi="Arial" w:cs="Arial"/>
        </w:rPr>
        <w:t xml:space="preserve"> </w:t>
      </w:r>
      <w:r>
        <w:rPr>
          <w:rFonts w:ascii="Arial" w:hAnsi="Arial"/>
        </w:rPr>
        <w:t>Center for Emerging and Re-emerging Pathogens</w:t>
      </w:r>
    </w:p>
    <w:p w14:paraId="0A3BBBC2" w14:textId="77D9389E" w:rsidR="00B27C27" w:rsidRDefault="00B27C27" w:rsidP="00B27C27">
      <w:pPr>
        <w:spacing w:line="480" w:lineRule="auto"/>
        <w:jc w:val="both"/>
        <w:rPr>
          <w:rFonts w:ascii="Arial" w:hAnsi="Arial"/>
        </w:rPr>
      </w:pPr>
      <w:r>
        <w:rPr>
          <w:rFonts w:ascii="Arial" w:hAnsi="Arial"/>
        </w:rPr>
        <w:t>Rutgers University-New Jersey Medical School</w:t>
      </w:r>
      <w:r w:rsidR="0099711B">
        <w:rPr>
          <w:rFonts w:ascii="Arial" w:hAnsi="Arial"/>
        </w:rPr>
        <w:t xml:space="preserve">; </w:t>
      </w:r>
      <w:r>
        <w:rPr>
          <w:rFonts w:ascii="Arial" w:hAnsi="Arial"/>
        </w:rPr>
        <w:t>Medical Sciences Building, I-503</w:t>
      </w:r>
    </w:p>
    <w:p w14:paraId="309EBEC5" w14:textId="77777777" w:rsidR="00B27C27" w:rsidRDefault="00B27C27" w:rsidP="00B27C27">
      <w:pPr>
        <w:spacing w:line="480" w:lineRule="auto"/>
        <w:jc w:val="both"/>
        <w:rPr>
          <w:rFonts w:ascii="Arial" w:hAnsi="Arial"/>
        </w:rPr>
      </w:pPr>
      <w:r>
        <w:rPr>
          <w:rFonts w:ascii="Arial" w:hAnsi="Arial"/>
        </w:rPr>
        <w:t>185 South Orange Ave.</w:t>
      </w:r>
    </w:p>
    <w:p w14:paraId="5509555F" w14:textId="77777777" w:rsidR="00B27C27" w:rsidRDefault="00B27C27" w:rsidP="00B27C27">
      <w:pPr>
        <w:spacing w:line="480" w:lineRule="auto"/>
        <w:jc w:val="both"/>
        <w:rPr>
          <w:rFonts w:ascii="Arial" w:hAnsi="Arial"/>
        </w:rPr>
      </w:pPr>
      <w:r>
        <w:rPr>
          <w:rFonts w:ascii="Arial" w:hAnsi="Arial"/>
        </w:rPr>
        <w:t>Newark, NJ 07103</w:t>
      </w:r>
    </w:p>
    <w:p w14:paraId="07BDA32F" w14:textId="39BA4F6B" w:rsidR="008203E2" w:rsidRDefault="00B27C27" w:rsidP="008203E2">
      <w:pPr>
        <w:rPr>
          <w:rFonts w:ascii="Arial" w:hAnsi="Arial"/>
        </w:rPr>
      </w:pPr>
      <w:r>
        <w:rPr>
          <w:rFonts w:ascii="Arial" w:hAnsi="Arial"/>
        </w:rPr>
        <w:t xml:space="preserve">Phone: 973-972-7165; Fax: 973-972-1141; E-mail </w:t>
      </w:r>
      <w:hyperlink r:id="rId7" w:history="1">
        <w:r w:rsidRPr="007E3C06">
          <w:rPr>
            <w:rStyle w:val="Hyperlink"/>
            <w:rFonts w:ascii="Arial" w:hAnsi="Arial"/>
          </w:rPr>
          <w:t>freundjs@</w:t>
        </w:r>
        <w:r w:rsidRPr="0068541A">
          <w:rPr>
            <w:rStyle w:val="Hyperlink"/>
            <w:rFonts w:ascii="Arial" w:hAnsi="Arial"/>
          </w:rPr>
          <w:t>rutgers.edu</w:t>
        </w:r>
      </w:hyperlink>
      <w:r>
        <w:rPr>
          <w:rFonts w:ascii="Arial" w:hAnsi="Arial"/>
        </w:rPr>
        <w:t xml:space="preserve"> </w:t>
      </w:r>
    </w:p>
    <w:p w14:paraId="1E80B766" w14:textId="29CC7A59" w:rsidR="002A006F" w:rsidRDefault="008203E2" w:rsidP="008203E2">
      <w:pPr>
        <w:rPr>
          <w:rFonts w:ascii="Arial" w:hAnsi="Arial"/>
        </w:rPr>
      </w:pPr>
      <w:r w:rsidRPr="004527DC">
        <w:rPr>
          <w:rFonts w:ascii="Arial" w:hAnsi="Arial"/>
          <w:noProof/>
        </w:rPr>
        <w:lastRenderedPageBreak/>
        <mc:AlternateContent>
          <mc:Choice Requires="wps">
            <w:drawing>
              <wp:anchor distT="0" distB="0" distL="114300" distR="114300" simplePos="0" relativeHeight="251660288" behindDoc="0" locked="0" layoutInCell="1" allowOverlap="1" wp14:anchorId="007E67F2" wp14:editId="560E1554">
                <wp:simplePos x="0" y="0"/>
                <wp:positionH relativeFrom="column">
                  <wp:posOffset>-228600</wp:posOffset>
                </wp:positionH>
                <wp:positionV relativeFrom="paragraph">
                  <wp:posOffset>342900</wp:posOffset>
                </wp:positionV>
                <wp:extent cx="6400800" cy="8115300"/>
                <wp:effectExtent l="0" t="0" r="0" b="12700"/>
                <wp:wrapTopAndBottom/>
                <wp:docPr id="6" name="Text Box 6"/>
                <wp:cNvGraphicFramePr/>
                <a:graphic xmlns:a="http://schemas.openxmlformats.org/drawingml/2006/main">
                  <a:graphicData uri="http://schemas.microsoft.com/office/word/2010/wordprocessingShape">
                    <wps:wsp>
                      <wps:cNvSpPr txBox="1"/>
                      <wps:spPr>
                        <a:xfrm>
                          <a:off x="0" y="0"/>
                          <a:ext cx="6400800" cy="8115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AAEF43" w14:textId="4043F1AE" w:rsidR="00B82AC1" w:rsidRDefault="00B82AC1" w:rsidP="009B2D3B">
                            <w:pPr>
                              <w:jc w:val="center"/>
                              <w:rPr>
                                <w:rFonts w:ascii="Arial" w:hAnsi="Arial"/>
                              </w:rPr>
                            </w:pPr>
                            <w:r w:rsidRPr="009C6D0E">
                              <w:rPr>
                                <w:rFonts w:ascii="Arial" w:hAnsi="Arial"/>
                                <w:noProof/>
                              </w:rPr>
                              <w:drawing>
                                <wp:inline distT="0" distB="0" distL="0" distR="0" wp14:anchorId="76501982" wp14:editId="51AC43E5">
                                  <wp:extent cx="5391250" cy="3931920"/>
                                  <wp:effectExtent l="0" t="0" r="0" b="5080"/>
                                  <wp:docPr id="8" name="Picture 8" descr="Vanadium:Users:alexperryman:Documents:NJMS:Bayesians:MLM_Stability:WorkflowFigs_MLMBayesians_v2: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nadium:Users:alexperryman:Documents:NJMS:Bayesians:MLM_Stability:WorkflowFigs_MLMBayesians_v2:Slid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250" cy="3931920"/>
                                          </a:xfrm>
                                          <a:prstGeom prst="rect">
                                            <a:avLst/>
                                          </a:prstGeom>
                                          <a:noFill/>
                                          <a:ln>
                                            <a:noFill/>
                                          </a:ln>
                                        </pic:spPr>
                                      </pic:pic>
                                    </a:graphicData>
                                  </a:graphic>
                                </wp:inline>
                              </w:drawing>
                            </w:r>
                          </w:p>
                          <w:p w14:paraId="5EA9D932" w14:textId="734526B4" w:rsidR="00B82AC1" w:rsidRPr="006B6E98" w:rsidRDefault="00B82AC1" w:rsidP="00C6526A">
                            <w:pPr>
                              <w:jc w:val="both"/>
                              <w:rPr>
                                <w:rFonts w:ascii="Arial" w:hAnsi="Arial"/>
                              </w:rPr>
                            </w:pPr>
                            <w:r>
                              <w:rPr>
                                <w:rFonts w:ascii="Arial" w:hAnsi="Arial"/>
                                <w:b/>
                              </w:rPr>
                              <w:t>Figure S1</w:t>
                            </w:r>
                            <w:r w:rsidRPr="00420CEC">
                              <w:rPr>
                                <w:rFonts w:ascii="Arial" w:hAnsi="Arial"/>
                                <w:b/>
                              </w:rPr>
                              <w:t xml:space="preserve">. Workflow used to build, test, and validate </w:t>
                            </w:r>
                            <w:r>
                              <w:rPr>
                                <w:rFonts w:ascii="Arial" w:hAnsi="Arial"/>
                                <w:b/>
                              </w:rPr>
                              <w:t>a different set of</w:t>
                            </w:r>
                            <w:r w:rsidRPr="00420CEC">
                              <w:rPr>
                                <w:rFonts w:ascii="Arial" w:hAnsi="Arial"/>
                                <w:b/>
                              </w:rPr>
                              <w:t xml:space="preserve"> Bayesian models for predicting mouse liver microsomal stability</w:t>
                            </w:r>
                            <w:r>
                              <w:rPr>
                                <w:rFonts w:ascii="Arial" w:hAnsi="Arial"/>
                                <w:b/>
                              </w:rPr>
                              <w:t xml:space="preserve"> (% compound left)</w:t>
                            </w:r>
                            <w:r w:rsidRPr="00420CEC">
                              <w:rPr>
                                <w:rFonts w:ascii="Arial" w:hAnsi="Arial"/>
                                <w:b/>
                              </w:rPr>
                              <w:t>.</w:t>
                            </w:r>
                            <w:r>
                              <w:rPr>
                                <w:rFonts w:ascii="Arial" w:hAnsi="Arial"/>
                              </w:rPr>
                              <w:t xml:space="preserve">  The </w:t>
                            </w:r>
                            <w:proofErr w:type="spellStart"/>
                            <w:r w:rsidRPr="00346264">
                              <w:rPr>
                                <w:rFonts w:ascii="Arial" w:hAnsi="Arial"/>
                                <w:sz w:val="22"/>
                                <w:szCs w:val="22"/>
                              </w:rPr>
                              <w:t>PubChem</w:t>
                            </w:r>
                            <w:proofErr w:type="spellEnd"/>
                            <w:r w:rsidRPr="00346264">
                              <w:rPr>
                                <w:rFonts w:ascii="Arial" w:hAnsi="Arial"/>
                                <w:sz w:val="22"/>
                                <w:szCs w:val="22"/>
                              </w:rPr>
                              <w:t xml:space="preserve"> </w:t>
                            </w:r>
                            <w:proofErr w:type="spellStart"/>
                            <w:r w:rsidRPr="00346264">
                              <w:rPr>
                                <w:rFonts w:ascii="Arial" w:hAnsi="Arial"/>
                                <w:sz w:val="22"/>
                                <w:szCs w:val="22"/>
                              </w:rPr>
                              <w:t>BioAssay</w:t>
                            </w:r>
                            <w:proofErr w:type="spellEnd"/>
                            <w:r w:rsidRPr="00346264">
                              <w:rPr>
                                <w:rFonts w:ascii="Arial" w:hAnsi="Arial"/>
                                <w:sz w:val="22"/>
                                <w:szCs w:val="22"/>
                              </w:rPr>
                              <w:t xml:space="preserve"> </w:t>
                            </w:r>
                            <w:r>
                              <w:rPr>
                                <w:rFonts w:ascii="Arial" w:hAnsi="Arial"/>
                                <w:sz w:val="22"/>
                                <w:szCs w:val="22"/>
                              </w:rPr>
                              <w:t xml:space="preserve">database </w:t>
                            </w:r>
                            <w:r w:rsidRPr="00346264">
                              <w:rPr>
                                <w:rFonts w:ascii="Arial" w:hAnsi="Arial"/>
                                <w:sz w:val="22"/>
                                <w:szCs w:val="22"/>
                              </w:rPr>
                              <w:t xml:space="preserve">was queried </w:t>
                            </w:r>
                            <w:r>
                              <w:rPr>
                                <w:rFonts w:ascii="Arial" w:hAnsi="Arial"/>
                                <w:sz w:val="22"/>
                                <w:szCs w:val="22"/>
                              </w:rPr>
                              <w:t>for</w:t>
                            </w:r>
                            <w:r w:rsidRPr="00346264">
                              <w:rPr>
                                <w:rFonts w:ascii="Arial" w:hAnsi="Arial"/>
                                <w:sz w:val="22"/>
                                <w:szCs w:val="22"/>
                              </w:rPr>
                              <w:t xml:space="preserve"> data on the stability that different small molecule compounds displayed in </w:t>
                            </w:r>
                            <w:r>
                              <w:rPr>
                                <w:rFonts w:ascii="Arial" w:hAnsi="Arial"/>
                                <w:sz w:val="22"/>
                                <w:szCs w:val="22"/>
                              </w:rPr>
                              <w:t xml:space="preserve">the presence of </w:t>
                            </w:r>
                            <w:r w:rsidRPr="00346264">
                              <w:rPr>
                                <w:rFonts w:ascii="Arial" w:hAnsi="Arial"/>
                                <w:sz w:val="22"/>
                                <w:szCs w:val="22"/>
                              </w:rPr>
                              <w:t xml:space="preserve">mouse liver </w:t>
                            </w:r>
                            <w:proofErr w:type="spellStart"/>
                            <w:r w:rsidRPr="00346264">
                              <w:rPr>
                                <w:rFonts w:ascii="Arial" w:hAnsi="Arial"/>
                                <w:sz w:val="22"/>
                                <w:szCs w:val="22"/>
                              </w:rPr>
                              <w:t>microsomes</w:t>
                            </w:r>
                            <w:proofErr w:type="spellEnd"/>
                            <w:r w:rsidRPr="00346264">
                              <w:rPr>
                                <w:rFonts w:ascii="Arial" w:hAnsi="Arial"/>
                                <w:sz w:val="22"/>
                                <w:szCs w:val="22"/>
                              </w:rPr>
                              <w:t xml:space="preserve"> (MLM).  The summaries and tables of results on </w:t>
                            </w:r>
                            <w:proofErr w:type="spellStart"/>
                            <w:r w:rsidRPr="00346264">
                              <w:rPr>
                                <w:rFonts w:ascii="Arial" w:hAnsi="Arial"/>
                                <w:sz w:val="22"/>
                                <w:szCs w:val="22"/>
                              </w:rPr>
                              <w:t>PubChem</w:t>
                            </w:r>
                            <w:proofErr w:type="spellEnd"/>
                            <w:r w:rsidRPr="00346264">
                              <w:rPr>
                                <w:rFonts w:ascii="Arial" w:hAnsi="Arial"/>
                                <w:sz w:val="22"/>
                                <w:szCs w:val="22"/>
                              </w:rPr>
                              <w:t xml:space="preserve"> were investigated, to determine which assay results and structural data files (</w:t>
                            </w:r>
                            <w:proofErr w:type="spellStart"/>
                            <w:r w:rsidRPr="00346264">
                              <w:rPr>
                                <w:rFonts w:ascii="Arial" w:hAnsi="Arial"/>
                                <w:sz w:val="22"/>
                                <w:szCs w:val="22"/>
                              </w:rPr>
                              <w:t>sdf</w:t>
                            </w:r>
                            <w:proofErr w:type="spellEnd"/>
                            <w:r w:rsidRPr="00346264">
                              <w:rPr>
                                <w:rFonts w:ascii="Arial" w:hAnsi="Arial"/>
                                <w:sz w:val="22"/>
                                <w:szCs w:val="22"/>
                              </w:rPr>
                              <w:t xml:space="preserve">) to obtain.  The </w:t>
                            </w:r>
                            <w:r>
                              <w:rPr>
                                <w:rFonts w:ascii="Arial" w:hAnsi="Arial"/>
                                <w:sz w:val="22"/>
                                <w:szCs w:val="22"/>
                              </w:rPr>
                              <w:t>cited publication for each set of MLM stability</w:t>
                            </w:r>
                            <w:r w:rsidRPr="00346264">
                              <w:rPr>
                                <w:rFonts w:ascii="Arial" w:hAnsi="Arial"/>
                                <w:sz w:val="22"/>
                                <w:szCs w:val="22"/>
                              </w:rPr>
                              <w:t xml:space="preserve"> results</w:t>
                            </w:r>
                            <w:r>
                              <w:rPr>
                                <w:rFonts w:ascii="Arial" w:hAnsi="Arial"/>
                                <w:sz w:val="22"/>
                                <w:szCs w:val="22"/>
                              </w:rPr>
                              <w:t xml:space="preserve"> (reported as either the % compound remaining or the % metabolized after incubation for a specified length of time in MLM)</w:t>
                            </w:r>
                            <w:r w:rsidRPr="00346264">
                              <w:rPr>
                                <w:rFonts w:ascii="Arial" w:hAnsi="Arial"/>
                                <w:sz w:val="22"/>
                                <w:szCs w:val="22"/>
                              </w:rPr>
                              <w:t xml:space="preserve"> was examined, to ensure that the primary literature pres</w:t>
                            </w:r>
                            <w:r>
                              <w:rPr>
                                <w:rFonts w:ascii="Arial" w:hAnsi="Arial"/>
                                <w:sz w:val="22"/>
                                <w:szCs w:val="22"/>
                              </w:rPr>
                              <w:t xml:space="preserve">ented the same set of MLM stability </w:t>
                            </w:r>
                            <w:r w:rsidRPr="00346264">
                              <w:rPr>
                                <w:rFonts w:ascii="Arial" w:hAnsi="Arial"/>
                                <w:sz w:val="22"/>
                                <w:szCs w:val="22"/>
                              </w:rPr>
                              <w:t>values with the same units as the comma separated value (</w:t>
                            </w:r>
                            <w:proofErr w:type="spellStart"/>
                            <w:r w:rsidRPr="00346264">
                              <w:rPr>
                                <w:rFonts w:ascii="Arial" w:hAnsi="Arial"/>
                                <w:sz w:val="22"/>
                                <w:szCs w:val="22"/>
                              </w:rPr>
                              <w:t>csv</w:t>
                            </w:r>
                            <w:proofErr w:type="spellEnd"/>
                            <w:r w:rsidRPr="00346264">
                              <w:rPr>
                                <w:rFonts w:ascii="Arial" w:hAnsi="Arial"/>
                                <w:sz w:val="22"/>
                                <w:szCs w:val="22"/>
                              </w:rPr>
                              <w:t xml:space="preserve">) file that was obtained from </w:t>
                            </w:r>
                            <w:proofErr w:type="spellStart"/>
                            <w:r w:rsidRPr="00346264">
                              <w:rPr>
                                <w:rFonts w:ascii="Arial" w:hAnsi="Arial"/>
                                <w:sz w:val="22"/>
                                <w:szCs w:val="22"/>
                              </w:rPr>
                              <w:t>PubChem</w:t>
                            </w:r>
                            <w:proofErr w:type="spellEnd"/>
                            <w:r w:rsidRPr="00346264">
                              <w:rPr>
                                <w:rFonts w:ascii="Arial" w:hAnsi="Arial"/>
                                <w:sz w:val="22"/>
                                <w:szCs w:val="22"/>
                              </w:rPr>
                              <w:t xml:space="preserve">. </w:t>
                            </w:r>
                            <w:r>
                              <w:rPr>
                                <w:rFonts w:ascii="Arial" w:hAnsi="Arial"/>
                                <w:sz w:val="22"/>
                                <w:szCs w:val="22"/>
                              </w:rPr>
                              <w:t xml:space="preserve"> Compounds with ambiguous stability data were removed, such as those that had </w:t>
                            </w:r>
                            <w:r w:rsidRPr="00346264">
                              <w:rPr>
                                <w:rFonts w:ascii="Arial" w:hAnsi="Arial" w:cs="Arial"/>
                                <w:sz w:val="22"/>
                                <w:szCs w:val="22"/>
                              </w:rPr>
                              <w:t>≥</w:t>
                            </w:r>
                            <w:r>
                              <w:rPr>
                                <w:rFonts w:ascii="Arial" w:hAnsi="Arial"/>
                                <w:sz w:val="22"/>
                                <w:szCs w:val="22"/>
                              </w:rPr>
                              <w:t>50% left after incubations that were less than 60 min.  Assays that were performed for &lt;60 min were only used to find “unstable” compounds.  The verified, unambiguous MLM stability</w:t>
                            </w:r>
                            <w:r w:rsidRPr="00346264">
                              <w:rPr>
                                <w:rFonts w:ascii="Arial" w:hAnsi="Arial"/>
                                <w:sz w:val="22"/>
                                <w:szCs w:val="22"/>
                              </w:rPr>
                              <w:t xml:space="preserve"> data were entered into a spreadsheet that Discovery Studio </w:t>
                            </w:r>
                            <w:r>
                              <w:rPr>
                                <w:rFonts w:ascii="Arial" w:hAnsi="Arial"/>
                                <w:sz w:val="22"/>
                                <w:szCs w:val="22"/>
                              </w:rPr>
                              <w:t xml:space="preserve">4.0 (BIOVIA) </w:t>
                            </w:r>
                            <w:r w:rsidRPr="00346264">
                              <w:rPr>
                                <w:rFonts w:ascii="Arial" w:hAnsi="Arial"/>
                                <w:sz w:val="22"/>
                                <w:szCs w:val="22"/>
                              </w:rPr>
                              <w:t xml:space="preserve">created from the </w:t>
                            </w:r>
                            <w:proofErr w:type="spellStart"/>
                            <w:r w:rsidRPr="00346264">
                              <w:rPr>
                                <w:rFonts w:ascii="Arial" w:hAnsi="Arial"/>
                                <w:sz w:val="22"/>
                                <w:szCs w:val="22"/>
                              </w:rPr>
                              <w:t>sdf</w:t>
                            </w:r>
                            <w:proofErr w:type="spellEnd"/>
                            <w:r w:rsidRPr="00346264">
                              <w:rPr>
                                <w:rFonts w:ascii="Arial" w:hAnsi="Arial"/>
                                <w:sz w:val="22"/>
                                <w:szCs w:val="22"/>
                              </w:rPr>
                              <w:t xml:space="preserve"> files retrieved from </w:t>
                            </w:r>
                            <w:proofErr w:type="spellStart"/>
                            <w:r w:rsidRPr="00346264">
                              <w:rPr>
                                <w:rFonts w:ascii="Arial" w:hAnsi="Arial"/>
                                <w:sz w:val="22"/>
                                <w:szCs w:val="22"/>
                              </w:rPr>
                              <w:t>PubChem</w:t>
                            </w:r>
                            <w:proofErr w:type="spellEnd"/>
                            <w:r w:rsidRPr="00346264">
                              <w:rPr>
                                <w:rFonts w:ascii="Arial" w:hAnsi="Arial"/>
                                <w:sz w:val="22"/>
                                <w:szCs w:val="22"/>
                              </w:rPr>
                              <w:t xml:space="preserve">. </w:t>
                            </w:r>
                            <w:r>
                              <w:rPr>
                                <w:rFonts w:ascii="Arial" w:hAnsi="Arial"/>
                                <w:sz w:val="22"/>
                                <w:szCs w:val="22"/>
                              </w:rPr>
                              <w:t xml:space="preserve"> The “full” % compound left</w:t>
                            </w:r>
                            <w:r w:rsidRPr="00346264">
                              <w:rPr>
                                <w:rFonts w:ascii="Arial" w:hAnsi="Arial"/>
                                <w:sz w:val="22"/>
                                <w:szCs w:val="22"/>
                              </w:rPr>
                              <w:t xml:space="preserve"> set </w:t>
                            </w:r>
                            <w:r>
                              <w:rPr>
                                <w:rFonts w:ascii="Arial" w:hAnsi="Arial"/>
                                <w:sz w:val="22"/>
                                <w:szCs w:val="22"/>
                              </w:rPr>
                              <w:t xml:space="preserve">(B1) </w:t>
                            </w:r>
                            <w:r w:rsidRPr="00346264">
                              <w:rPr>
                                <w:rFonts w:ascii="Arial" w:hAnsi="Arial"/>
                                <w:sz w:val="22"/>
                                <w:szCs w:val="22"/>
                              </w:rPr>
                              <w:t xml:space="preserve">of MLM data contained </w:t>
                            </w:r>
                            <w:r>
                              <w:rPr>
                                <w:rFonts w:ascii="Arial" w:hAnsi="Arial"/>
                                <w:sz w:val="22"/>
                                <w:szCs w:val="22"/>
                              </w:rPr>
                              <w:t>109 compounds (19.1%) that had</w:t>
                            </w:r>
                            <w:r w:rsidRPr="00346264">
                              <w:rPr>
                                <w:rFonts w:ascii="Arial" w:hAnsi="Arial"/>
                                <w:sz w:val="22"/>
                                <w:szCs w:val="22"/>
                              </w:rPr>
                              <w:t xml:space="preserve"> </w:t>
                            </w:r>
                            <w:r w:rsidRPr="00346264">
                              <w:rPr>
                                <w:rFonts w:ascii="Arial" w:hAnsi="Arial" w:cs="Arial"/>
                                <w:sz w:val="22"/>
                                <w:szCs w:val="22"/>
                              </w:rPr>
                              <w:t>≥</w:t>
                            </w:r>
                            <w:r>
                              <w:rPr>
                                <w:rFonts w:ascii="Arial" w:hAnsi="Arial"/>
                                <w:sz w:val="22"/>
                                <w:szCs w:val="22"/>
                              </w:rPr>
                              <w:t>50% of the original substance left after 60 min</w:t>
                            </w:r>
                            <w:r w:rsidRPr="00346264">
                              <w:rPr>
                                <w:rFonts w:ascii="Arial" w:hAnsi="Arial"/>
                                <w:sz w:val="22"/>
                                <w:szCs w:val="22"/>
                              </w:rPr>
                              <w:t xml:space="preserve"> </w:t>
                            </w:r>
                            <w:r>
                              <w:rPr>
                                <w:rFonts w:ascii="Arial" w:hAnsi="Arial"/>
                                <w:sz w:val="22"/>
                                <w:szCs w:val="22"/>
                              </w:rPr>
                              <w:t>in MLM, which</w:t>
                            </w:r>
                            <w:r w:rsidRPr="00346264">
                              <w:rPr>
                                <w:rFonts w:ascii="Arial" w:hAnsi="Arial"/>
                                <w:sz w:val="22"/>
                                <w:szCs w:val="22"/>
                              </w:rPr>
                              <w:t xml:space="preserve"> we </w:t>
                            </w:r>
                            <w:r>
                              <w:rPr>
                                <w:rFonts w:ascii="Arial" w:hAnsi="Arial"/>
                                <w:sz w:val="22"/>
                                <w:szCs w:val="22"/>
                              </w:rPr>
                              <w:t>defined as being “stable</w:t>
                            </w:r>
                            <w:r w:rsidRPr="00346264">
                              <w:rPr>
                                <w:rFonts w:ascii="Arial" w:hAnsi="Arial"/>
                                <w:sz w:val="22"/>
                                <w:szCs w:val="22"/>
                              </w:rPr>
                              <w:t>.</w:t>
                            </w:r>
                            <w:r>
                              <w:rPr>
                                <w:rFonts w:ascii="Arial" w:hAnsi="Arial"/>
                                <w:sz w:val="22"/>
                                <w:szCs w:val="22"/>
                              </w:rPr>
                              <w:t>”</w:t>
                            </w:r>
                            <w:r w:rsidRPr="00346264">
                              <w:rPr>
                                <w:rFonts w:ascii="Arial" w:hAnsi="Arial"/>
                                <w:sz w:val="22"/>
                                <w:szCs w:val="22"/>
                              </w:rPr>
                              <w:t xml:space="preserve">  It contained </w:t>
                            </w:r>
                            <w:r>
                              <w:rPr>
                                <w:rFonts w:ascii="Arial" w:hAnsi="Arial"/>
                                <w:sz w:val="22"/>
                                <w:szCs w:val="22"/>
                              </w:rPr>
                              <w:t>462 compounds (80.9%) that had &lt;50% left after 60 min (or a shorter duration) in MLM</w:t>
                            </w:r>
                            <w:r w:rsidRPr="00346264">
                              <w:rPr>
                                <w:rFonts w:ascii="Arial" w:hAnsi="Arial"/>
                                <w:sz w:val="22"/>
                                <w:szCs w:val="22"/>
                              </w:rPr>
                              <w:t xml:space="preserve">, which we defined as “unstable”. </w:t>
                            </w:r>
                            <w:r>
                              <w:rPr>
                                <w:rFonts w:ascii="Arial" w:hAnsi="Arial"/>
                                <w:sz w:val="22"/>
                                <w:szCs w:val="22"/>
                              </w:rPr>
                              <w:t xml:space="preserve">The “pruned” % compound left set (B2) included the same 109 stable compounds (now 20.0%) as set B1, but it only included 437 “unstable” compounds (80.0%), since we “pruned” out (removed) the moderately unstable / moderately stable compounds that had 25 to 49% left after 60 min or 43 to 48% after 40 min. Two Bayesian classifier models were built—one using the “full” % </w:t>
                            </w:r>
                            <w:proofErr w:type="gramStart"/>
                            <w:r>
                              <w:rPr>
                                <w:rFonts w:ascii="Arial" w:hAnsi="Arial"/>
                                <w:sz w:val="22"/>
                                <w:szCs w:val="22"/>
                              </w:rPr>
                              <w:t>compound</w:t>
                            </w:r>
                            <w:proofErr w:type="gramEnd"/>
                            <w:r>
                              <w:rPr>
                                <w:rFonts w:ascii="Arial" w:hAnsi="Arial"/>
                                <w:sz w:val="22"/>
                                <w:szCs w:val="22"/>
                              </w:rPr>
                              <w:t xml:space="preserve"> left set and the other using the “pruned” % left set.  Both Bayesian models were then tested with the </w:t>
                            </w:r>
                            <w:proofErr w:type="spellStart"/>
                            <w:r>
                              <w:rPr>
                                <w:rFonts w:ascii="Arial" w:hAnsi="Arial"/>
                                <w:sz w:val="22"/>
                                <w:szCs w:val="22"/>
                              </w:rPr>
                              <w:t>Dartois</w:t>
                            </w:r>
                            <w:proofErr w:type="spellEnd"/>
                            <w:r>
                              <w:rPr>
                                <w:rFonts w:ascii="Arial" w:hAnsi="Arial"/>
                                <w:sz w:val="22"/>
                                <w:szCs w:val="22"/>
                              </w:rPr>
                              <w:t xml:space="preserve"> 2015 set of 30 </w:t>
                            </w:r>
                            <w:proofErr w:type="spellStart"/>
                            <w:r>
                              <w:rPr>
                                <w:rFonts w:ascii="Arial" w:hAnsi="Arial"/>
                                <w:sz w:val="22"/>
                                <w:szCs w:val="22"/>
                              </w:rPr>
                              <w:t>antitubercular</w:t>
                            </w:r>
                            <w:proofErr w:type="spellEnd"/>
                            <w:r>
                              <w:rPr>
                                <w:rFonts w:ascii="Arial" w:hAnsi="Arial"/>
                                <w:sz w:val="22"/>
                                <w:szCs w:val="22"/>
                              </w:rPr>
                              <w:t xml:space="preserve"> compounds and performed poorly.  </w:t>
                            </w:r>
                            <w:proofErr w:type="gramStart"/>
                            <w:r>
                              <w:rPr>
                                <w:rFonts w:ascii="Arial" w:hAnsi="Arial"/>
                                <w:sz w:val="22"/>
                                <w:szCs w:val="22"/>
                              </w:rPr>
                              <w:t>A validation step was then performed by scoring the independent, “full” half-life set of MLM data</w:t>
                            </w:r>
                            <w:proofErr w:type="gramEnd"/>
                            <w:r>
                              <w:rPr>
                                <w:rFonts w:ascii="Arial" w:hAnsi="Arial"/>
                                <w:sz w:val="22"/>
                                <w:szCs w:val="22"/>
                              </w:rPr>
                              <w:t xml:space="preserve"> (see </w:t>
                            </w:r>
                            <w:r w:rsidRPr="00E77400">
                              <w:rPr>
                                <w:rFonts w:ascii="Arial" w:hAnsi="Arial"/>
                                <w:b/>
                                <w:sz w:val="22"/>
                                <w:szCs w:val="22"/>
                              </w:rPr>
                              <w:t>Figure 1</w:t>
                            </w:r>
                            <w:r>
                              <w:rPr>
                                <w:rFonts w:ascii="Arial" w:hAnsi="Arial"/>
                                <w:sz w:val="22"/>
                                <w:szCs w:val="22"/>
                              </w:rPr>
                              <w:t>).  Both % compound left Bayesians failed this external validation step, due to very poor ROC curves.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margin-left:-17.95pt;margin-top:27pt;width:7in;height:6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" filled="f" stroked="f">
                <v:textbox>
                  <w:txbxContent>
                    <w:p w14:paraId="5EAAEF43" w14:textId="4043F1AE" w:rsidR="00B82AC1" w:rsidRDefault="00B82AC1" w:rsidP="009B2D3B">
                      <w:pPr>
                        <w:jc w:val="center"/>
                        <w:rPr>
                          <w:rFonts w:ascii="Arial" w:hAnsi="Arial"/>
                        </w:rPr>
                      </w:pPr>
                      <w:r w:rsidRPr="009C6D0E">
                        <w:rPr>
                          <w:rFonts w:ascii="Arial" w:hAnsi="Arial"/>
                          <w:noProof/>
                        </w:rPr>
                        <w:drawing>
                          <wp:inline distT="0" distB="0" distL="0" distR="0" wp14:anchorId="76501982" wp14:editId="51AC43E5">
                            <wp:extent cx="5391250" cy="3931920"/>
                            <wp:effectExtent l="0" t="0" r="0" b="5080"/>
                            <wp:docPr id="8" name="Picture 8" descr="Vanadium:Users:alexperryman:Documents:NJMS:Bayesians:MLM_Stability:WorkflowFigs_MLMBayesians_v2: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nadium:Users:alexperryman:Documents:NJMS:Bayesians:MLM_Stability:WorkflowFigs_MLMBayesians_v2:Slid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250" cy="3931920"/>
                                    </a:xfrm>
                                    <a:prstGeom prst="rect">
                                      <a:avLst/>
                                    </a:prstGeom>
                                    <a:noFill/>
                                    <a:ln>
                                      <a:noFill/>
                                    </a:ln>
                                  </pic:spPr>
                                </pic:pic>
                              </a:graphicData>
                            </a:graphic>
                          </wp:inline>
                        </w:drawing>
                      </w:r>
                    </w:p>
                    <w:p w14:paraId="5EA9D932" w14:textId="734526B4" w:rsidR="00B82AC1" w:rsidRPr="006B6E98" w:rsidRDefault="00B82AC1" w:rsidP="00C6526A">
                      <w:pPr>
                        <w:jc w:val="both"/>
                        <w:rPr>
                          <w:rFonts w:ascii="Arial" w:hAnsi="Arial"/>
                        </w:rPr>
                      </w:pPr>
                      <w:r>
                        <w:rPr>
                          <w:rFonts w:ascii="Arial" w:hAnsi="Arial"/>
                          <w:b/>
                        </w:rPr>
                        <w:t>Figure S1</w:t>
                      </w:r>
                      <w:r w:rsidRPr="00420CEC">
                        <w:rPr>
                          <w:rFonts w:ascii="Arial" w:hAnsi="Arial"/>
                          <w:b/>
                        </w:rPr>
                        <w:t xml:space="preserve">. Workflow used to build, test, and validate </w:t>
                      </w:r>
                      <w:r>
                        <w:rPr>
                          <w:rFonts w:ascii="Arial" w:hAnsi="Arial"/>
                          <w:b/>
                        </w:rPr>
                        <w:t>a different set of</w:t>
                      </w:r>
                      <w:r w:rsidRPr="00420CEC">
                        <w:rPr>
                          <w:rFonts w:ascii="Arial" w:hAnsi="Arial"/>
                          <w:b/>
                        </w:rPr>
                        <w:t xml:space="preserve"> Bayesian models for predicting mouse liver microsomal stability</w:t>
                      </w:r>
                      <w:r>
                        <w:rPr>
                          <w:rFonts w:ascii="Arial" w:hAnsi="Arial"/>
                          <w:b/>
                        </w:rPr>
                        <w:t xml:space="preserve"> (% compound left)</w:t>
                      </w:r>
                      <w:r w:rsidRPr="00420CEC">
                        <w:rPr>
                          <w:rFonts w:ascii="Arial" w:hAnsi="Arial"/>
                          <w:b/>
                        </w:rPr>
                        <w:t>.</w:t>
                      </w:r>
                      <w:r>
                        <w:rPr>
                          <w:rFonts w:ascii="Arial" w:hAnsi="Arial"/>
                        </w:rPr>
                        <w:t xml:space="preserve">  The </w:t>
                      </w:r>
                      <w:proofErr w:type="spellStart"/>
                      <w:r w:rsidRPr="00346264">
                        <w:rPr>
                          <w:rFonts w:ascii="Arial" w:hAnsi="Arial"/>
                          <w:sz w:val="22"/>
                          <w:szCs w:val="22"/>
                        </w:rPr>
                        <w:t>PubChem</w:t>
                      </w:r>
                      <w:proofErr w:type="spellEnd"/>
                      <w:r w:rsidRPr="00346264">
                        <w:rPr>
                          <w:rFonts w:ascii="Arial" w:hAnsi="Arial"/>
                          <w:sz w:val="22"/>
                          <w:szCs w:val="22"/>
                        </w:rPr>
                        <w:t xml:space="preserve"> </w:t>
                      </w:r>
                      <w:proofErr w:type="spellStart"/>
                      <w:r w:rsidRPr="00346264">
                        <w:rPr>
                          <w:rFonts w:ascii="Arial" w:hAnsi="Arial"/>
                          <w:sz w:val="22"/>
                          <w:szCs w:val="22"/>
                        </w:rPr>
                        <w:t>BioAssay</w:t>
                      </w:r>
                      <w:proofErr w:type="spellEnd"/>
                      <w:r w:rsidRPr="00346264">
                        <w:rPr>
                          <w:rFonts w:ascii="Arial" w:hAnsi="Arial"/>
                          <w:sz w:val="22"/>
                          <w:szCs w:val="22"/>
                        </w:rPr>
                        <w:t xml:space="preserve"> </w:t>
                      </w:r>
                      <w:r>
                        <w:rPr>
                          <w:rFonts w:ascii="Arial" w:hAnsi="Arial"/>
                          <w:sz w:val="22"/>
                          <w:szCs w:val="22"/>
                        </w:rPr>
                        <w:t xml:space="preserve">database </w:t>
                      </w:r>
                      <w:r w:rsidRPr="00346264">
                        <w:rPr>
                          <w:rFonts w:ascii="Arial" w:hAnsi="Arial"/>
                          <w:sz w:val="22"/>
                          <w:szCs w:val="22"/>
                        </w:rPr>
                        <w:t xml:space="preserve">was queried </w:t>
                      </w:r>
                      <w:r>
                        <w:rPr>
                          <w:rFonts w:ascii="Arial" w:hAnsi="Arial"/>
                          <w:sz w:val="22"/>
                          <w:szCs w:val="22"/>
                        </w:rPr>
                        <w:t>for</w:t>
                      </w:r>
                      <w:r w:rsidRPr="00346264">
                        <w:rPr>
                          <w:rFonts w:ascii="Arial" w:hAnsi="Arial"/>
                          <w:sz w:val="22"/>
                          <w:szCs w:val="22"/>
                        </w:rPr>
                        <w:t xml:space="preserve"> data on the stability that different small molecule compounds displayed in </w:t>
                      </w:r>
                      <w:r>
                        <w:rPr>
                          <w:rFonts w:ascii="Arial" w:hAnsi="Arial"/>
                          <w:sz w:val="22"/>
                          <w:szCs w:val="22"/>
                        </w:rPr>
                        <w:t xml:space="preserve">the presence of </w:t>
                      </w:r>
                      <w:r w:rsidRPr="00346264">
                        <w:rPr>
                          <w:rFonts w:ascii="Arial" w:hAnsi="Arial"/>
                          <w:sz w:val="22"/>
                          <w:szCs w:val="22"/>
                        </w:rPr>
                        <w:t xml:space="preserve">mouse liver </w:t>
                      </w:r>
                      <w:proofErr w:type="spellStart"/>
                      <w:r w:rsidRPr="00346264">
                        <w:rPr>
                          <w:rFonts w:ascii="Arial" w:hAnsi="Arial"/>
                          <w:sz w:val="22"/>
                          <w:szCs w:val="22"/>
                        </w:rPr>
                        <w:t>microsomes</w:t>
                      </w:r>
                      <w:proofErr w:type="spellEnd"/>
                      <w:r w:rsidRPr="00346264">
                        <w:rPr>
                          <w:rFonts w:ascii="Arial" w:hAnsi="Arial"/>
                          <w:sz w:val="22"/>
                          <w:szCs w:val="22"/>
                        </w:rPr>
                        <w:t xml:space="preserve"> (MLM).  The summaries and tables of results on </w:t>
                      </w:r>
                      <w:proofErr w:type="spellStart"/>
                      <w:r w:rsidRPr="00346264">
                        <w:rPr>
                          <w:rFonts w:ascii="Arial" w:hAnsi="Arial"/>
                          <w:sz w:val="22"/>
                          <w:szCs w:val="22"/>
                        </w:rPr>
                        <w:t>PubChem</w:t>
                      </w:r>
                      <w:proofErr w:type="spellEnd"/>
                      <w:r w:rsidRPr="00346264">
                        <w:rPr>
                          <w:rFonts w:ascii="Arial" w:hAnsi="Arial"/>
                          <w:sz w:val="22"/>
                          <w:szCs w:val="22"/>
                        </w:rPr>
                        <w:t xml:space="preserve"> were investigated, to determine which assay results and structural data files (</w:t>
                      </w:r>
                      <w:proofErr w:type="spellStart"/>
                      <w:r w:rsidRPr="00346264">
                        <w:rPr>
                          <w:rFonts w:ascii="Arial" w:hAnsi="Arial"/>
                          <w:sz w:val="22"/>
                          <w:szCs w:val="22"/>
                        </w:rPr>
                        <w:t>sdf</w:t>
                      </w:r>
                      <w:proofErr w:type="spellEnd"/>
                      <w:r w:rsidRPr="00346264">
                        <w:rPr>
                          <w:rFonts w:ascii="Arial" w:hAnsi="Arial"/>
                          <w:sz w:val="22"/>
                          <w:szCs w:val="22"/>
                        </w:rPr>
                        <w:t xml:space="preserve">) to obtain.  The </w:t>
                      </w:r>
                      <w:r>
                        <w:rPr>
                          <w:rFonts w:ascii="Arial" w:hAnsi="Arial"/>
                          <w:sz w:val="22"/>
                          <w:szCs w:val="22"/>
                        </w:rPr>
                        <w:t>cited publication for each set of MLM stability</w:t>
                      </w:r>
                      <w:r w:rsidRPr="00346264">
                        <w:rPr>
                          <w:rFonts w:ascii="Arial" w:hAnsi="Arial"/>
                          <w:sz w:val="22"/>
                          <w:szCs w:val="22"/>
                        </w:rPr>
                        <w:t xml:space="preserve"> results</w:t>
                      </w:r>
                      <w:r>
                        <w:rPr>
                          <w:rFonts w:ascii="Arial" w:hAnsi="Arial"/>
                          <w:sz w:val="22"/>
                          <w:szCs w:val="22"/>
                        </w:rPr>
                        <w:t xml:space="preserve"> (reported as either the % compound remaining or the % metabolized after incubation for a specified length of time in MLM)</w:t>
                      </w:r>
                      <w:r w:rsidRPr="00346264">
                        <w:rPr>
                          <w:rFonts w:ascii="Arial" w:hAnsi="Arial"/>
                          <w:sz w:val="22"/>
                          <w:szCs w:val="22"/>
                        </w:rPr>
                        <w:t xml:space="preserve"> was examined, to ensure that the primary literature pres</w:t>
                      </w:r>
                      <w:r>
                        <w:rPr>
                          <w:rFonts w:ascii="Arial" w:hAnsi="Arial"/>
                          <w:sz w:val="22"/>
                          <w:szCs w:val="22"/>
                        </w:rPr>
                        <w:t xml:space="preserve">ented the same set of MLM stability </w:t>
                      </w:r>
                      <w:r w:rsidRPr="00346264">
                        <w:rPr>
                          <w:rFonts w:ascii="Arial" w:hAnsi="Arial"/>
                          <w:sz w:val="22"/>
                          <w:szCs w:val="22"/>
                        </w:rPr>
                        <w:t>values with the same units as the comma separated value (</w:t>
                      </w:r>
                      <w:proofErr w:type="spellStart"/>
                      <w:r w:rsidRPr="00346264">
                        <w:rPr>
                          <w:rFonts w:ascii="Arial" w:hAnsi="Arial"/>
                          <w:sz w:val="22"/>
                          <w:szCs w:val="22"/>
                        </w:rPr>
                        <w:t>csv</w:t>
                      </w:r>
                      <w:proofErr w:type="spellEnd"/>
                      <w:r w:rsidRPr="00346264">
                        <w:rPr>
                          <w:rFonts w:ascii="Arial" w:hAnsi="Arial"/>
                          <w:sz w:val="22"/>
                          <w:szCs w:val="22"/>
                        </w:rPr>
                        <w:t xml:space="preserve">) file that was obtained from </w:t>
                      </w:r>
                      <w:proofErr w:type="spellStart"/>
                      <w:r w:rsidRPr="00346264">
                        <w:rPr>
                          <w:rFonts w:ascii="Arial" w:hAnsi="Arial"/>
                          <w:sz w:val="22"/>
                          <w:szCs w:val="22"/>
                        </w:rPr>
                        <w:t>PubChem</w:t>
                      </w:r>
                      <w:proofErr w:type="spellEnd"/>
                      <w:r w:rsidRPr="00346264">
                        <w:rPr>
                          <w:rFonts w:ascii="Arial" w:hAnsi="Arial"/>
                          <w:sz w:val="22"/>
                          <w:szCs w:val="22"/>
                        </w:rPr>
                        <w:t xml:space="preserve">. </w:t>
                      </w:r>
                      <w:r>
                        <w:rPr>
                          <w:rFonts w:ascii="Arial" w:hAnsi="Arial"/>
                          <w:sz w:val="22"/>
                          <w:szCs w:val="22"/>
                        </w:rPr>
                        <w:t xml:space="preserve"> Compounds with ambiguous stability data were removed, such as those that had </w:t>
                      </w:r>
                      <w:r w:rsidRPr="00346264">
                        <w:rPr>
                          <w:rFonts w:ascii="Arial" w:hAnsi="Arial" w:cs="Arial"/>
                          <w:sz w:val="22"/>
                          <w:szCs w:val="22"/>
                        </w:rPr>
                        <w:t>≥</w:t>
                      </w:r>
                      <w:r>
                        <w:rPr>
                          <w:rFonts w:ascii="Arial" w:hAnsi="Arial"/>
                          <w:sz w:val="22"/>
                          <w:szCs w:val="22"/>
                        </w:rPr>
                        <w:t>50% left after incubations that were less than 60 min.  Assays that were performed for &lt;60 min were only used to find “unstable” compounds.  The verified, unambiguous MLM stability</w:t>
                      </w:r>
                      <w:r w:rsidRPr="00346264">
                        <w:rPr>
                          <w:rFonts w:ascii="Arial" w:hAnsi="Arial"/>
                          <w:sz w:val="22"/>
                          <w:szCs w:val="22"/>
                        </w:rPr>
                        <w:t xml:space="preserve"> data were entered into a spreadsheet that Discovery Studio </w:t>
                      </w:r>
                      <w:r>
                        <w:rPr>
                          <w:rFonts w:ascii="Arial" w:hAnsi="Arial"/>
                          <w:sz w:val="22"/>
                          <w:szCs w:val="22"/>
                        </w:rPr>
                        <w:t xml:space="preserve">4.0 (BIOVIA) </w:t>
                      </w:r>
                      <w:r w:rsidRPr="00346264">
                        <w:rPr>
                          <w:rFonts w:ascii="Arial" w:hAnsi="Arial"/>
                          <w:sz w:val="22"/>
                          <w:szCs w:val="22"/>
                        </w:rPr>
                        <w:t xml:space="preserve">created from the </w:t>
                      </w:r>
                      <w:proofErr w:type="spellStart"/>
                      <w:r w:rsidRPr="00346264">
                        <w:rPr>
                          <w:rFonts w:ascii="Arial" w:hAnsi="Arial"/>
                          <w:sz w:val="22"/>
                          <w:szCs w:val="22"/>
                        </w:rPr>
                        <w:t>sdf</w:t>
                      </w:r>
                      <w:proofErr w:type="spellEnd"/>
                      <w:r w:rsidRPr="00346264">
                        <w:rPr>
                          <w:rFonts w:ascii="Arial" w:hAnsi="Arial"/>
                          <w:sz w:val="22"/>
                          <w:szCs w:val="22"/>
                        </w:rPr>
                        <w:t xml:space="preserve"> files retrieved from </w:t>
                      </w:r>
                      <w:proofErr w:type="spellStart"/>
                      <w:r w:rsidRPr="00346264">
                        <w:rPr>
                          <w:rFonts w:ascii="Arial" w:hAnsi="Arial"/>
                          <w:sz w:val="22"/>
                          <w:szCs w:val="22"/>
                        </w:rPr>
                        <w:t>PubChem</w:t>
                      </w:r>
                      <w:proofErr w:type="spellEnd"/>
                      <w:r w:rsidRPr="00346264">
                        <w:rPr>
                          <w:rFonts w:ascii="Arial" w:hAnsi="Arial"/>
                          <w:sz w:val="22"/>
                          <w:szCs w:val="22"/>
                        </w:rPr>
                        <w:t xml:space="preserve">. </w:t>
                      </w:r>
                      <w:r>
                        <w:rPr>
                          <w:rFonts w:ascii="Arial" w:hAnsi="Arial"/>
                          <w:sz w:val="22"/>
                          <w:szCs w:val="22"/>
                        </w:rPr>
                        <w:t xml:space="preserve"> The “full” % compound left</w:t>
                      </w:r>
                      <w:r w:rsidRPr="00346264">
                        <w:rPr>
                          <w:rFonts w:ascii="Arial" w:hAnsi="Arial"/>
                          <w:sz w:val="22"/>
                          <w:szCs w:val="22"/>
                        </w:rPr>
                        <w:t xml:space="preserve"> set </w:t>
                      </w:r>
                      <w:r>
                        <w:rPr>
                          <w:rFonts w:ascii="Arial" w:hAnsi="Arial"/>
                          <w:sz w:val="22"/>
                          <w:szCs w:val="22"/>
                        </w:rPr>
                        <w:t xml:space="preserve">(B1) </w:t>
                      </w:r>
                      <w:r w:rsidRPr="00346264">
                        <w:rPr>
                          <w:rFonts w:ascii="Arial" w:hAnsi="Arial"/>
                          <w:sz w:val="22"/>
                          <w:szCs w:val="22"/>
                        </w:rPr>
                        <w:t xml:space="preserve">of MLM data contained </w:t>
                      </w:r>
                      <w:r>
                        <w:rPr>
                          <w:rFonts w:ascii="Arial" w:hAnsi="Arial"/>
                          <w:sz w:val="22"/>
                          <w:szCs w:val="22"/>
                        </w:rPr>
                        <w:t>109 compounds (19.1%) that had</w:t>
                      </w:r>
                      <w:r w:rsidRPr="00346264">
                        <w:rPr>
                          <w:rFonts w:ascii="Arial" w:hAnsi="Arial"/>
                          <w:sz w:val="22"/>
                          <w:szCs w:val="22"/>
                        </w:rPr>
                        <w:t xml:space="preserve"> </w:t>
                      </w:r>
                      <w:r w:rsidRPr="00346264">
                        <w:rPr>
                          <w:rFonts w:ascii="Arial" w:hAnsi="Arial" w:cs="Arial"/>
                          <w:sz w:val="22"/>
                          <w:szCs w:val="22"/>
                        </w:rPr>
                        <w:t>≥</w:t>
                      </w:r>
                      <w:r>
                        <w:rPr>
                          <w:rFonts w:ascii="Arial" w:hAnsi="Arial"/>
                          <w:sz w:val="22"/>
                          <w:szCs w:val="22"/>
                        </w:rPr>
                        <w:t>50% of the original substance left after 60 min</w:t>
                      </w:r>
                      <w:r w:rsidRPr="00346264">
                        <w:rPr>
                          <w:rFonts w:ascii="Arial" w:hAnsi="Arial"/>
                          <w:sz w:val="22"/>
                          <w:szCs w:val="22"/>
                        </w:rPr>
                        <w:t xml:space="preserve"> </w:t>
                      </w:r>
                      <w:r>
                        <w:rPr>
                          <w:rFonts w:ascii="Arial" w:hAnsi="Arial"/>
                          <w:sz w:val="22"/>
                          <w:szCs w:val="22"/>
                        </w:rPr>
                        <w:t>in MLM, which</w:t>
                      </w:r>
                      <w:r w:rsidRPr="00346264">
                        <w:rPr>
                          <w:rFonts w:ascii="Arial" w:hAnsi="Arial"/>
                          <w:sz w:val="22"/>
                          <w:szCs w:val="22"/>
                        </w:rPr>
                        <w:t xml:space="preserve"> we </w:t>
                      </w:r>
                      <w:r>
                        <w:rPr>
                          <w:rFonts w:ascii="Arial" w:hAnsi="Arial"/>
                          <w:sz w:val="22"/>
                          <w:szCs w:val="22"/>
                        </w:rPr>
                        <w:t>defined as being “stable</w:t>
                      </w:r>
                      <w:r w:rsidRPr="00346264">
                        <w:rPr>
                          <w:rFonts w:ascii="Arial" w:hAnsi="Arial"/>
                          <w:sz w:val="22"/>
                          <w:szCs w:val="22"/>
                        </w:rPr>
                        <w:t>.</w:t>
                      </w:r>
                      <w:r>
                        <w:rPr>
                          <w:rFonts w:ascii="Arial" w:hAnsi="Arial"/>
                          <w:sz w:val="22"/>
                          <w:szCs w:val="22"/>
                        </w:rPr>
                        <w:t>”</w:t>
                      </w:r>
                      <w:r w:rsidRPr="00346264">
                        <w:rPr>
                          <w:rFonts w:ascii="Arial" w:hAnsi="Arial"/>
                          <w:sz w:val="22"/>
                          <w:szCs w:val="22"/>
                        </w:rPr>
                        <w:t xml:space="preserve">  It contained </w:t>
                      </w:r>
                      <w:r>
                        <w:rPr>
                          <w:rFonts w:ascii="Arial" w:hAnsi="Arial"/>
                          <w:sz w:val="22"/>
                          <w:szCs w:val="22"/>
                        </w:rPr>
                        <w:t>462 compounds (80.9%) that had &lt;50% left after 60 min (or a shorter duration) in MLM</w:t>
                      </w:r>
                      <w:r w:rsidRPr="00346264">
                        <w:rPr>
                          <w:rFonts w:ascii="Arial" w:hAnsi="Arial"/>
                          <w:sz w:val="22"/>
                          <w:szCs w:val="22"/>
                        </w:rPr>
                        <w:t xml:space="preserve">, which we defined as “unstable”. </w:t>
                      </w:r>
                      <w:r>
                        <w:rPr>
                          <w:rFonts w:ascii="Arial" w:hAnsi="Arial"/>
                          <w:sz w:val="22"/>
                          <w:szCs w:val="22"/>
                        </w:rPr>
                        <w:t xml:space="preserve">The “pruned” % compound left set (B2) included the same 109 stable compounds (now 20.0%) as set B1, but it only included 437 “unstable” compounds (80.0%), since we “pruned” out (removed) the moderately unstable / moderately stable compounds that had 25 to 49% left after 60 min or 43 to 48% after 40 min. Two Bayesian classifier models were built—one using the “full” % </w:t>
                      </w:r>
                      <w:proofErr w:type="gramStart"/>
                      <w:r>
                        <w:rPr>
                          <w:rFonts w:ascii="Arial" w:hAnsi="Arial"/>
                          <w:sz w:val="22"/>
                          <w:szCs w:val="22"/>
                        </w:rPr>
                        <w:t>compound</w:t>
                      </w:r>
                      <w:proofErr w:type="gramEnd"/>
                      <w:r>
                        <w:rPr>
                          <w:rFonts w:ascii="Arial" w:hAnsi="Arial"/>
                          <w:sz w:val="22"/>
                          <w:szCs w:val="22"/>
                        </w:rPr>
                        <w:t xml:space="preserve"> left set and the other using the “pruned” % left set.  Both Bayesian models were then tested with the </w:t>
                      </w:r>
                      <w:proofErr w:type="spellStart"/>
                      <w:r>
                        <w:rPr>
                          <w:rFonts w:ascii="Arial" w:hAnsi="Arial"/>
                          <w:sz w:val="22"/>
                          <w:szCs w:val="22"/>
                        </w:rPr>
                        <w:t>Dartois</w:t>
                      </w:r>
                      <w:proofErr w:type="spellEnd"/>
                      <w:r>
                        <w:rPr>
                          <w:rFonts w:ascii="Arial" w:hAnsi="Arial"/>
                          <w:sz w:val="22"/>
                          <w:szCs w:val="22"/>
                        </w:rPr>
                        <w:t xml:space="preserve"> 2015 set of 30 </w:t>
                      </w:r>
                      <w:proofErr w:type="spellStart"/>
                      <w:r>
                        <w:rPr>
                          <w:rFonts w:ascii="Arial" w:hAnsi="Arial"/>
                          <w:sz w:val="22"/>
                          <w:szCs w:val="22"/>
                        </w:rPr>
                        <w:t>antitubercular</w:t>
                      </w:r>
                      <w:proofErr w:type="spellEnd"/>
                      <w:r>
                        <w:rPr>
                          <w:rFonts w:ascii="Arial" w:hAnsi="Arial"/>
                          <w:sz w:val="22"/>
                          <w:szCs w:val="22"/>
                        </w:rPr>
                        <w:t xml:space="preserve"> compounds and performed poorly.  </w:t>
                      </w:r>
                      <w:proofErr w:type="gramStart"/>
                      <w:r>
                        <w:rPr>
                          <w:rFonts w:ascii="Arial" w:hAnsi="Arial"/>
                          <w:sz w:val="22"/>
                          <w:szCs w:val="22"/>
                        </w:rPr>
                        <w:t>A validation step was then performed by scoring the independent, “full” half-life set of MLM data</w:t>
                      </w:r>
                      <w:proofErr w:type="gramEnd"/>
                      <w:r>
                        <w:rPr>
                          <w:rFonts w:ascii="Arial" w:hAnsi="Arial"/>
                          <w:sz w:val="22"/>
                          <w:szCs w:val="22"/>
                        </w:rPr>
                        <w:t xml:space="preserve"> (see </w:t>
                      </w:r>
                      <w:r w:rsidRPr="00E77400">
                        <w:rPr>
                          <w:rFonts w:ascii="Arial" w:hAnsi="Arial"/>
                          <w:b/>
                          <w:sz w:val="22"/>
                          <w:szCs w:val="22"/>
                        </w:rPr>
                        <w:t>Figure 1</w:t>
                      </w:r>
                      <w:r>
                        <w:rPr>
                          <w:rFonts w:ascii="Arial" w:hAnsi="Arial"/>
                          <w:sz w:val="22"/>
                          <w:szCs w:val="22"/>
                        </w:rPr>
                        <w:t>).  Both % compound left Bayesians failed this external validation step, due to very poor ROC curves.</w:t>
                      </w:r>
                    </w:p>
                  </w:txbxContent>
                </v:textbox>
                <w10:wrap type="topAndBottom"/>
              </v:shape>
            </w:pict>
          </mc:Fallback>
        </mc:AlternateContent>
      </w:r>
    </w:p>
    <w:p w14:paraId="4B089919" w14:textId="5B543666" w:rsidR="002A006F" w:rsidRDefault="00873527" w:rsidP="008203E2">
      <w:pPr>
        <w:rPr>
          <w:rFonts w:ascii="Arial" w:hAnsi="Arial"/>
        </w:rPr>
      </w:pPr>
      <w:r w:rsidRPr="00316A4B">
        <w:rPr>
          <w:rFonts w:ascii="Arial" w:hAnsi="Arial"/>
          <w:noProof/>
        </w:rPr>
        <w:lastRenderedPageBreak/>
        <mc:AlternateContent>
          <mc:Choice Requires="wps">
            <w:drawing>
              <wp:anchor distT="0" distB="0" distL="114300" distR="114300" simplePos="0" relativeHeight="251678720" behindDoc="0" locked="0" layoutInCell="1" allowOverlap="1" wp14:anchorId="0C92CAA0" wp14:editId="70418353">
                <wp:simplePos x="0" y="0"/>
                <wp:positionH relativeFrom="column">
                  <wp:posOffset>498475</wp:posOffset>
                </wp:positionH>
                <wp:positionV relativeFrom="paragraph">
                  <wp:posOffset>3429000</wp:posOffset>
                </wp:positionV>
                <wp:extent cx="415925" cy="45720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15925"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4CF656" w14:textId="7724EAFB" w:rsidR="00B82AC1" w:rsidRPr="009C6D0E" w:rsidRDefault="00B82AC1" w:rsidP="00873527">
                            <w:pPr>
                              <w:rPr>
                                <w:rFonts w:ascii="Arial Black" w:hAnsi="Arial Black"/>
                              </w:rPr>
                            </w:pPr>
                            <w:r>
                              <w:rPr>
                                <w:rFonts w:ascii="Arial Black" w:hAnsi="Arial Black"/>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27" type="#_x0000_t202" style="position:absolute;margin-left:39.25pt;margin-top:270pt;width:32.75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" filled="f" stroked="f">
                <v:textbox>
                  <w:txbxContent>
                    <w:p w14:paraId="1B4CF656" w14:textId="7724EAFB" w:rsidR="00B82AC1" w:rsidRPr="009C6D0E" w:rsidRDefault="00B82AC1" w:rsidP="00873527">
                      <w:pPr>
                        <w:rPr>
                          <w:rFonts w:ascii="Arial Black" w:hAnsi="Arial Black"/>
                        </w:rPr>
                      </w:pPr>
                      <w:r>
                        <w:rPr>
                          <w:rFonts w:ascii="Arial Black" w:hAnsi="Arial Black"/>
                        </w:rPr>
                        <w:t>B</w:t>
                      </w:r>
                    </w:p>
                  </w:txbxContent>
                </v:textbox>
                <w10:wrap type="square"/>
              </v:shape>
            </w:pict>
          </mc:Fallback>
        </mc:AlternateContent>
      </w:r>
      <w:r w:rsidRPr="00316A4B">
        <w:rPr>
          <w:rFonts w:ascii="Arial" w:hAnsi="Arial"/>
          <w:noProof/>
        </w:rPr>
        <mc:AlternateContent>
          <mc:Choice Requires="wps">
            <w:drawing>
              <wp:anchor distT="0" distB="0" distL="114300" distR="114300" simplePos="0" relativeHeight="251676672" behindDoc="0" locked="0" layoutInCell="1" allowOverlap="1" wp14:anchorId="0CB144B6" wp14:editId="48B7D9C5">
                <wp:simplePos x="0" y="0"/>
                <wp:positionH relativeFrom="column">
                  <wp:posOffset>498475</wp:posOffset>
                </wp:positionH>
                <wp:positionV relativeFrom="paragraph">
                  <wp:posOffset>0</wp:posOffset>
                </wp:positionV>
                <wp:extent cx="415925" cy="4572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15925"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94B8C7" w14:textId="4268C03D" w:rsidR="00B82AC1" w:rsidRPr="009C6D0E" w:rsidRDefault="00B82AC1">
                            <w:pPr>
                              <w:rPr>
                                <w:rFonts w:ascii="Arial Black" w:hAnsi="Arial Black"/>
                              </w:rPr>
                            </w:pPr>
                            <w:r w:rsidRPr="009C6D0E">
                              <w:rPr>
                                <w:rFonts w:ascii="Arial Black" w:hAnsi="Arial Black"/>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28" type="#_x0000_t202" style="position:absolute;margin-left:39.25pt;margin-top:0;width:32.7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" filled="f" stroked="f">
                <v:textbox>
                  <w:txbxContent>
                    <w:p w14:paraId="5D94B8C7" w14:textId="4268C03D" w:rsidR="00B82AC1" w:rsidRPr="009C6D0E" w:rsidRDefault="00B82AC1">
                      <w:pPr>
                        <w:rPr>
                          <w:rFonts w:ascii="Arial Black" w:hAnsi="Arial Black"/>
                        </w:rPr>
                      </w:pPr>
                      <w:r w:rsidRPr="009C6D0E">
                        <w:rPr>
                          <w:rFonts w:ascii="Arial Black" w:hAnsi="Arial Black"/>
                        </w:rPr>
                        <w:t>A</w:t>
                      </w:r>
                    </w:p>
                  </w:txbxContent>
                </v:textbox>
                <w10:wrap type="square"/>
              </v:shape>
            </w:pict>
          </mc:Fallback>
        </mc:AlternateContent>
      </w:r>
      <w:r w:rsidR="002A006F" w:rsidRPr="00316A4B">
        <w:rPr>
          <w:rFonts w:ascii="Arial" w:hAnsi="Arial"/>
          <w:noProof/>
        </w:rPr>
        <mc:AlternateContent>
          <mc:Choice Requires="wps">
            <w:drawing>
              <wp:anchor distT="0" distB="0" distL="114300" distR="114300" simplePos="0" relativeHeight="251675648" behindDoc="0" locked="0" layoutInCell="1" allowOverlap="1" wp14:anchorId="289E061A" wp14:editId="515CE591">
                <wp:simplePos x="0" y="0"/>
                <wp:positionH relativeFrom="column">
                  <wp:posOffset>-114300</wp:posOffset>
                </wp:positionH>
                <wp:positionV relativeFrom="paragraph">
                  <wp:posOffset>0</wp:posOffset>
                </wp:positionV>
                <wp:extent cx="6172200" cy="8458200"/>
                <wp:effectExtent l="0" t="0" r="25400" b="25400"/>
                <wp:wrapTopAndBottom/>
                <wp:docPr id="27" name="Text Box 27"/>
                <wp:cNvGraphicFramePr/>
                <a:graphic xmlns:a="http://schemas.openxmlformats.org/drawingml/2006/main">
                  <a:graphicData uri="http://schemas.microsoft.com/office/word/2010/wordprocessingShape">
                    <wps:wsp>
                      <wps:cNvSpPr txBox="1"/>
                      <wps:spPr>
                        <a:xfrm>
                          <a:off x="0" y="0"/>
                          <a:ext cx="6172200" cy="8458200"/>
                        </a:xfrm>
                        <a:prstGeom prst="rect">
                          <a:avLst/>
                        </a:prstGeom>
                        <a:noFill/>
                        <a:ln>
                          <a:solidFill>
                            <a:srgbClr val="FFFFFF"/>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4509F" w14:textId="77777777" w:rsidR="00B82AC1" w:rsidRDefault="00B82AC1" w:rsidP="002A006F">
                            <w:pPr>
                              <w:jc w:val="center"/>
                              <w:rPr>
                                <w:rFonts w:ascii="Arial" w:hAnsi="Arial"/>
                              </w:rPr>
                            </w:pPr>
                            <w:r w:rsidRPr="00E12689">
                              <w:rPr>
                                <w:rFonts w:ascii="Arial" w:hAnsi="Arial"/>
                                <w:noProof/>
                              </w:rPr>
                              <w:drawing>
                                <wp:inline distT="0" distB="0" distL="0" distR="0" wp14:anchorId="11139685" wp14:editId="378239B8">
                                  <wp:extent cx="4343400" cy="3257550"/>
                                  <wp:effectExtent l="0" t="0" r="0" b="0"/>
                                  <wp:docPr id="28" name="Picture 9" descr="http://localhost:9944/jobs/alp168/ppc0757C-4114-4588-AED7-1059D973FD79/Report/images/image5652102160794288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http://localhost:9944/jobs/alp168/ppc0757C-4114-4588-AED7-1059D973FD79/Report/images/image5652102160794288570.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5155D0B5" w14:textId="77777777" w:rsidR="00B82AC1" w:rsidRDefault="00B82AC1" w:rsidP="002A006F">
                            <w:pPr>
                              <w:rPr>
                                <w:rFonts w:ascii="Arial" w:hAnsi="Arial"/>
                              </w:rPr>
                            </w:pPr>
                          </w:p>
                          <w:p w14:paraId="64348DA3" w14:textId="77777777" w:rsidR="00B82AC1" w:rsidRDefault="00B82AC1" w:rsidP="002A006F">
                            <w:pPr>
                              <w:jc w:val="center"/>
                              <w:rPr>
                                <w:rFonts w:ascii="Arial" w:hAnsi="Arial"/>
                              </w:rPr>
                            </w:pPr>
                            <w:r w:rsidRPr="00E12689">
                              <w:rPr>
                                <w:rFonts w:ascii="Arial" w:hAnsi="Arial"/>
                                <w:noProof/>
                              </w:rPr>
                              <w:drawing>
                                <wp:inline distT="0" distB="0" distL="0" distR="0" wp14:anchorId="19ED13AD" wp14:editId="3718806E">
                                  <wp:extent cx="4343400" cy="3257550"/>
                                  <wp:effectExtent l="0" t="0" r="0" b="0"/>
                                  <wp:docPr id="29" name="Picture 10" descr="http://localhost:9944/jobs/alp168/ppc0757C-4114-4588-AED7-1059D973FD79/Report/images/image853425156968159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http://localhost:9944/jobs/alp168/ppc0757C-4114-4588-AED7-1059D973FD79/Report/images/image853425156968159792.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4F2A96E8" w14:textId="77777777" w:rsidR="00B82AC1" w:rsidRDefault="00B82AC1" w:rsidP="002A006F">
                            <w:pPr>
                              <w:jc w:val="center"/>
                              <w:rPr>
                                <w:rFonts w:ascii="Arial" w:hAnsi="Arial"/>
                              </w:rPr>
                            </w:pPr>
                          </w:p>
                          <w:p w14:paraId="2FEC2351" w14:textId="1C717606" w:rsidR="00B82AC1" w:rsidRPr="00980F3C" w:rsidRDefault="00B82AC1" w:rsidP="002A006F">
                            <w:pPr>
                              <w:jc w:val="both"/>
                              <w:rPr>
                                <w:rFonts w:ascii="Arial" w:hAnsi="Arial"/>
                                <w:sz w:val="22"/>
                                <w:szCs w:val="22"/>
                              </w:rPr>
                            </w:pPr>
                            <w:r w:rsidRPr="00980F3C">
                              <w:rPr>
                                <w:rFonts w:ascii="Arial" w:hAnsi="Arial"/>
                                <w:b/>
                                <w:sz w:val="22"/>
                                <w:szCs w:val="22"/>
                              </w:rPr>
                              <w:t xml:space="preserve">Figure </w:t>
                            </w:r>
                            <w:r>
                              <w:rPr>
                                <w:rFonts w:ascii="Arial" w:hAnsi="Arial"/>
                                <w:b/>
                                <w:sz w:val="22"/>
                                <w:szCs w:val="22"/>
                              </w:rPr>
                              <w:t>S</w:t>
                            </w:r>
                            <w:r w:rsidRPr="00980F3C">
                              <w:rPr>
                                <w:rFonts w:ascii="Arial" w:hAnsi="Arial"/>
                                <w:b/>
                                <w:sz w:val="22"/>
                                <w:szCs w:val="22"/>
                              </w:rPr>
                              <w:t>2. Receiver Operating Characteristic (ROC) curves from internal five-fold cross-validation studies performed when creating the “full” and “pruned” half-life Bayesians to predict MLM stability.</w:t>
                            </w:r>
                            <w:r w:rsidRPr="00980F3C">
                              <w:rPr>
                                <w:rFonts w:ascii="Arial" w:hAnsi="Arial"/>
                                <w:sz w:val="22"/>
                                <w:szCs w:val="22"/>
                              </w:rPr>
                              <w:t xml:space="preserve">  When </w:t>
                            </w:r>
                            <w:r>
                              <w:rPr>
                                <w:rFonts w:ascii="Arial" w:hAnsi="Arial"/>
                                <w:sz w:val="22"/>
                                <w:szCs w:val="22"/>
                              </w:rPr>
                              <w:t xml:space="preserve">the </w:t>
                            </w:r>
                            <w:r w:rsidRPr="00980F3C">
                              <w:rPr>
                                <w:rFonts w:ascii="Arial" w:hAnsi="Arial"/>
                                <w:sz w:val="22"/>
                                <w:szCs w:val="22"/>
                              </w:rPr>
                              <w:t xml:space="preserve">Bayesian models </w:t>
                            </w:r>
                            <w:r>
                              <w:rPr>
                                <w:rFonts w:ascii="Arial" w:hAnsi="Arial"/>
                                <w:sz w:val="22"/>
                                <w:szCs w:val="22"/>
                              </w:rPr>
                              <w:t>we</w:t>
                            </w:r>
                            <w:r w:rsidRPr="00980F3C">
                              <w:rPr>
                                <w:rFonts w:ascii="Arial" w:hAnsi="Arial"/>
                                <w:sz w:val="22"/>
                                <w:szCs w:val="22"/>
                              </w:rPr>
                              <w:t>re created in Pipeline Pilot</w:t>
                            </w:r>
                            <w:r>
                              <w:rPr>
                                <w:rFonts w:ascii="Arial" w:hAnsi="Arial"/>
                                <w:sz w:val="22"/>
                                <w:szCs w:val="22"/>
                              </w:rPr>
                              <w:t xml:space="preserve"> 9.1 (BIOVIA)</w:t>
                            </w:r>
                            <w:r w:rsidRPr="00980F3C">
                              <w:rPr>
                                <w:rFonts w:ascii="Arial" w:hAnsi="Arial"/>
                                <w:sz w:val="22"/>
                                <w:szCs w:val="22"/>
                              </w:rPr>
                              <w:t>, the default protocol involve</w:t>
                            </w:r>
                            <w:r>
                              <w:rPr>
                                <w:rFonts w:ascii="Arial" w:hAnsi="Arial"/>
                                <w:sz w:val="22"/>
                                <w:szCs w:val="22"/>
                              </w:rPr>
                              <w:t>d</w:t>
                            </w:r>
                            <w:r w:rsidRPr="00980F3C">
                              <w:rPr>
                                <w:rFonts w:ascii="Arial" w:hAnsi="Arial"/>
                                <w:sz w:val="22"/>
                                <w:szCs w:val="22"/>
                              </w:rPr>
                              <w:t xml:space="preserve"> performing five-fold cross-validation, in which 20% of the training set </w:t>
                            </w:r>
                            <w:r>
                              <w:rPr>
                                <w:rFonts w:ascii="Arial" w:hAnsi="Arial"/>
                                <w:sz w:val="22"/>
                                <w:szCs w:val="22"/>
                              </w:rPr>
                              <w:t>wa</w:t>
                            </w:r>
                            <w:r w:rsidRPr="00980F3C">
                              <w:rPr>
                                <w:rFonts w:ascii="Arial" w:hAnsi="Arial"/>
                                <w:sz w:val="22"/>
                                <w:szCs w:val="22"/>
                              </w:rPr>
                              <w:t xml:space="preserve">s </w:t>
                            </w:r>
                            <w:r>
                              <w:rPr>
                                <w:rFonts w:ascii="Arial" w:hAnsi="Arial"/>
                                <w:sz w:val="22"/>
                                <w:szCs w:val="22"/>
                              </w:rPr>
                              <w:t xml:space="preserve">randomly </w:t>
                            </w:r>
                            <w:r w:rsidRPr="00980F3C">
                              <w:rPr>
                                <w:rFonts w:ascii="Arial" w:hAnsi="Arial"/>
                                <w:sz w:val="22"/>
                                <w:szCs w:val="22"/>
                              </w:rPr>
                              <w:t xml:space="preserve">removed, the model </w:t>
                            </w:r>
                            <w:r>
                              <w:rPr>
                                <w:rFonts w:ascii="Arial" w:hAnsi="Arial"/>
                                <w:sz w:val="22"/>
                                <w:szCs w:val="22"/>
                              </w:rPr>
                              <w:t>wa</w:t>
                            </w:r>
                            <w:r w:rsidRPr="00980F3C">
                              <w:rPr>
                                <w:rFonts w:ascii="Arial" w:hAnsi="Arial"/>
                                <w:sz w:val="22"/>
                                <w:szCs w:val="22"/>
                              </w:rPr>
                              <w:t xml:space="preserve">s built with the remaining 80%, and the model </w:t>
                            </w:r>
                            <w:r>
                              <w:rPr>
                                <w:rFonts w:ascii="Arial" w:hAnsi="Arial"/>
                                <w:sz w:val="22"/>
                                <w:szCs w:val="22"/>
                              </w:rPr>
                              <w:t>wa</w:t>
                            </w:r>
                            <w:r w:rsidRPr="00980F3C">
                              <w:rPr>
                                <w:rFonts w:ascii="Arial" w:hAnsi="Arial"/>
                                <w:sz w:val="22"/>
                                <w:szCs w:val="22"/>
                              </w:rPr>
                              <w:t xml:space="preserve">s then evaluated on the 20% of data left out.  </w:t>
                            </w:r>
                            <w:r>
                              <w:rPr>
                                <w:rFonts w:ascii="Arial" w:hAnsi="Arial"/>
                                <w:sz w:val="22"/>
                                <w:szCs w:val="22"/>
                              </w:rPr>
                              <w:t xml:space="preserve">The process was repeated five times.  </w:t>
                            </w:r>
                            <w:r w:rsidRPr="00980F3C">
                              <w:rPr>
                                <w:rFonts w:ascii="Arial" w:hAnsi="Arial"/>
                                <w:sz w:val="22"/>
                                <w:szCs w:val="22"/>
                              </w:rPr>
                              <w:t>(</w:t>
                            </w:r>
                            <w:r w:rsidRPr="00980F3C">
                              <w:rPr>
                                <w:rFonts w:ascii="Arial" w:hAnsi="Arial"/>
                                <w:b/>
                                <w:sz w:val="22"/>
                                <w:szCs w:val="22"/>
                              </w:rPr>
                              <w:t>A</w:t>
                            </w:r>
                            <w:r w:rsidRPr="00980F3C">
                              <w:rPr>
                                <w:rFonts w:ascii="Arial" w:hAnsi="Arial"/>
                                <w:sz w:val="22"/>
                                <w:szCs w:val="22"/>
                              </w:rPr>
                              <w:t>) The ROC curve, which plots the sensitivity (true positive rate) on the y-axis versus the false positive rate (1-specificity) on the x-axis, for the “full” half-life Bayesian is shown.  (</w:t>
                            </w:r>
                            <w:r w:rsidRPr="00980F3C">
                              <w:rPr>
                                <w:rFonts w:ascii="Arial" w:hAnsi="Arial"/>
                                <w:b/>
                                <w:sz w:val="22"/>
                                <w:szCs w:val="22"/>
                              </w:rPr>
                              <w:t>B</w:t>
                            </w:r>
                            <w:r w:rsidRPr="00980F3C">
                              <w:rPr>
                                <w:rFonts w:ascii="Arial" w:hAnsi="Arial"/>
                                <w:sz w:val="22"/>
                                <w:szCs w:val="22"/>
                              </w:rPr>
                              <w:t>) The</w:t>
                            </w:r>
                            <w:r>
                              <w:rPr>
                                <w:rFonts w:ascii="Arial" w:hAnsi="Arial"/>
                                <w:sz w:val="22"/>
                                <w:szCs w:val="22"/>
                              </w:rPr>
                              <w:t xml:space="preserve"> slightly superior</w:t>
                            </w:r>
                            <w:r w:rsidRPr="00980F3C">
                              <w:rPr>
                                <w:rFonts w:ascii="Arial" w:hAnsi="Arial"/>
                                <w:sz w:val="22"/>
                                <w:szCs w:val="22"/>
                              </w:rPr>
                              <w:t xml:space="preserve"> ROC curve for the “pruned”</w:t>
                            </w:r>
                            <w:r>
                              <w:rPr>
                                <w:rFonts w:ascii="Arial" w:hAnsi="Arial"/>
                                <w:sz w:val="22"/>
                                <w:szCs w:val="22"/>
                              </w:rPr>
                              <w:t xml:space="preserve"> half-life Bayesian is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29" type="#_x0000_t202" style="position:absolute;margin-left:-8.95pt;margin-top:0;width:486pt;height:66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" filled="f" strokecolor="white">
                <v:textbox>
                  <w:txbxContent>
                    <w:p w14:paraId="47C4509F" w14:textId="77777777" w:rsidR="00B82AC1" w:rsidRDefault="00B82AC1" w:rsidP="002A006F">
                      <w:pPr>
                        <w:jc w:val="center"/>
                        <w:rPr>
                          <w:rFonts w:ascii="Arial" w:hAnsi="Arial"/>
                        </w:rPr>
                      </w:pPr>
                      <w:r w:rsidRPr="00E12689">
                        <w:rPr>
                          <w:rFonts w:ascii="Arial" w:hAnsi="Arial"/>
                          <w:noProof/>
                        </w:rPr>
                        <w:drawing>
                          <wp:inline distT="0" distB="0" distL="0" distR="0" wp14:anchorId="11139685" wp14:editId="378239B8">
                            <wp:extent cx="4343400" cy="3257550"/>
                            <wp:effectExtent l="0" t="0" r="0" b="0"/>
                            <wp:docPr id="28" name="Picture 9" descr="http://localhost:9944/jobs/alp168/ppc0757C-4114-4588-AED7-1059D973FD79/Report/images/image5652102160794288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http://localhost:9944/jobs/alp168/ppc0757C-4114-4588-AED7-1059D973FD79/Report/images/image5652102160794288570.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5155D0B5" w14:textId="77777777" w:rsidR="00B82AC1" w:rsidRDefault="00B82AC1" w:rsidP="002A006F">
                      <w:pPr>
                        <w:rPr>
                          <w:rFonts w:ascii="Arial" w:hAnsi="Arial"/>
                        </w:rPr>
                      </w:pPr>
                    </w:p>
                    <w:p w14:paraId="64348DA3" w14:textId="77777777" w:rsidR="00B82AC1" w:rsidRDefault="00B82AC1" w:rsidP="002A006F">
                      <w:pPr>
                        <w:jc w:val="center"/>
                        <w:rPr>
                          <w:rFonts w:ascii="Arial" w:hAnsi="Arial"/>
                        </w:rPr>
                      </w:pPr>
                      <w:r w:rsidRPr="00E12689">
                        <w:rPr>
                          <w:rFonts w:ascii="Arial" w:hAnsi="Arial"/>
                          <w:noProof/>
                        </w:rPr>
                        <w:drawing>
                          <wp:inline distT="0" distB="0" distL="0" distR="0" wp14:anchorId="19ED13AD" wp14:editId="3718806E">
                            <wp:extent cx="4343400" cy="3257550"/>
                            <wp:effectExtent l="0" t="0" r="0" b="0"/>
                            <wp:docPr id="29" name="Picture 10" descr="http://localhost:9944/jobs/alp168/ppc0757C-4114-4588-AED7-1059D973FD79/Report/images/image853425156968159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http://localhost:9944/jobs/alp168/ppc0757C-4114-4588-AED7-1059D973FD79/Report/images/image853425156968159792.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4F2A96E8" w14:textId="77777777" w:rsidR="00B82AC1" w:rsidRDefault="00B82AC1" w:rsidP="002A006F">
                      <w:pPr>
                        <w:jc w:val="center"/>
                        <w:rPr>
                          <w:rFonts w:ascii="Arial" w:hAnsi="Arial"/>
                        </w:rPr>
                      </w:pPr>
                    </w:p>
                    <w:p w14:paraId="2FEC2351" w14:textId="1C717606" w:rsidR="00B82AC1" w:rsidRPr="00980F3C" w:rsidRDefault="00B82AC1" w:rsidP="002A006F">
                      <w:pPr>
                        <w:jc w:val="both"/>
                        <w:rPr>
                          <w:rFonts w:ascii="Arial" w:hAnsi="Arial"/>
                          <w:sz w:val="22"/>
                          <w:szCs w:val="22"/>
                        </w:rPr>
                      </w:pPr>
                      <w:r w:rsidRPr="00980F3C">
                        <w:rPr>
                          <w:rFonts w:ascii="Arial" w:hAnsi="Arial"/>
                          <w:b/>
                          <w:sz w:val="22"/>
                          <w:szCs w:val="22"/>
                        </w:rPr>
                        <w:t xml:space="preserve">Figure </w:t>
                      </w:r>
                      <w:r>
                        <w:rPr>
                          <w:rFonts w:ascii="Arial" w:hAnsi="Arial"/>
                          <w:b/>
                          <w:sz w:val="22"/>
                          <w:szCs w:val="22"/>
                        </w:rPr>
                        <w:t>S</w:t>
                      </w:r>
                      <w:r w:rsidRPr="00980F3C">
                        <w:rPr>
                          <w:rFonts w:ascii="Arial" w:hAnsi="Arial"/>
                          <w:b/>
                          <w:sz w:val="22"/>
                          <w:szCs w:val="22"/>
                        </w:rPr>
                        <w:t>2. Receiver Operating Characteristic (ROC) curves from internal five-fold cross-validation studies performed when creating the “full” and “pruned” half-life Bayesians to predict MLM stability.</w:t>
                      </w:r>
                      <w:r w:rsidRPr="00980F3C">
                        <w:rPr>
                          <w:rFonts w:ascii="Arial" w:hAnsi="Arial"/>
                          <w:sz w:val="22"/>
                          <w:szCs w:val="22"/>
                        </w:rPr>
                        <w:t xml:space="preserve">  When </w:t>
                      </w:r>
                      <w:r>
                        <w:rPr>
                          <w:rFonts w:ascii="Arial" w:hAnsi="Arial"/>
                          <w:sz w:val="22"/>
                          <w:szCs w:val="22"/>
                        </w:rPr>
                        <w:t xml:space="preserve">the </w:t>
                      </w:r>
                      <w:r w:rsidRPr="00980F3C">
                        <w:rPr>
                          <w:rFonts w:ascii="Arial" w:hAnsi="Arial"/>
                          <w:sz w:val="22"/>
                          <w:szCs w:val="22"/>
                        </w:rPr>
                        <w:t xml:space="preserve">Bayesian models </w:t>
                      </w:r>
                      <w:r>
                        <w:rPr>
                          <w:rFonts w:ascii="Arial" w:hAnsi="Arial"/>
                          <w:sz w:val="22"/>
                          <w:szCs w:val="22"/>
                        </w:rPr>
                        <w:t>we</w:t>
                      </w:r>
                      <w:r w:rsidRPr="00980F3C">
                        <w:rPr>
                          <w:rFonts w:ascii="Arial" w:hAnsi="Arial"/>
                          <w:sz w:val="22"/>
                          <w:szCs w:val="22"/>
                        </w:rPr>
                        <w:t>re created in Pipeline Pilot</w:t>
                      </w:r>
                      <w:r>
                        <w:rPr>
                          <w:rFonts w:ascii="Arial" w:hAnsi="Arial"/>
                          <w:sz w:val="22"/>
                          <w:szCs w:val="22"/>
                        </w:rPr>
                        <w:t xml:space="preserve"> 9.1 (BIOVIA)</w:t>
                      </w:r>
                      <w:r w:rsidRPr="00980F3C">
                        <w:rPr>
                          <w:rFonts w:ascii="Arial" w:hAnsi="Arial"/>
                          <w:sz w:val="22"/>
                          <w:szCs w:val="22"/>
                        </w:rPr>
                        <w:t>, the default protocol involve</w:t>
                      </w:r>
                      <w:r>
                        <w:rPr>
                          <w:rFonts w:ascii="Arial" w:hAnsi="Arial"/>
                          <w:sz w:val="22"/>
                          <w:szCs w:val="22"/>
                        </w:rPr>
                        <w:t>d</w:t>
                      </w:r>
                      <w:r w:rsidRPr="00980F3C">
                        <w:rPr>
                          <w:rFonts w:ascii="Arial" w:hAnsi="Arial"/>
                          <w:sz w:val="22"/>
                          <w:szCs w:val="22"/>
                        </w:rPr>
                        <w:t xml:space="preserve"> performing five-fold cross-validation, in which 20% of the training set </w:t>
                      </w:r>
                      <w:r>
                        <w:rPr>
                          <w:rFonts w:ascii="Arial" w:hAnsi="Arial"/>
                          <w:sz w:val="22"/>
                          <w:szCs w:val="22"/>
                        </w:rPr>
                        <w:t>wa</w:t>
                      </w:r>
                      <w:r w:rsidRPr="00980F3C">
                        <w:rPr>
                          <w:rFonts w:ascii="Arial" w:hAnsi="Arial"/>
                          <w:sz w:val="22"/>
                          <w:szCs w:val="22"/>
                        </w:rPr>
                        <w:t xml:space="preserve">s </w:t>
                      </w:r>
                      <w:r>
                        <w:rPr>
                          <w:rFonts w:ascii="Arial" w:hAnsi="Arial"/>
                          <w:sz w:val="22"/>
                          <w:szCs w:val="22"/>
                        </w:rPr>
                        <w:t xml:space="preserve">randomly </w:t>
                      </w:r>
                      <w:r w:rsidRPr="00980F3C">
                        <w:rPr>
                          <w:rFonts w:ascii="Arial" w:hAnsi="Arial"/>
                          <w:sz w:val="22"/>
                          <w:szCs w:val="22"/>
                        </w:rPr>
                        <w:t xml:space="preserve">removed, the model </w:t>
                      </w:r>
                      <w:r>
                        <w:rPr>
                          <w:rFonts w:ascii="Arial" w:hAnsi="Arial"/>
                          <w:sz w:val="22"/>
                          <w:szCs w:val="22"/>
                        </w:rPr>
                        <w:t>wa</w:t>
                      </w:r>
                      <w:r w:rsidRPr="00980F3C">
                        <w:rPr>
                          <w:rFonts w:ascii="Arial" w:hAnsi="Arial"/>
                          <w:sz w:val="22"/>
                          <w:szCs w:val="22"/>
                        </w:rPr>
                        <w:t xml:space="preserve">s built with the remaining 80%, and the model </w:t>
                      </w:r>
                      <w:r>
                        <w:rPr>
                          <w:rFonts w:ascii="Arial" w:hAnsi="Arial"/>
                          <w:sz w:val="22"/>
                          <w:szCs w:val="22"/>
                        </w:rPr>
                        <w:t>wa</w:t>
                      </w:r>
                      <w:r w:rsidRPr="00980F3C">
                        <w:rPr>
                          <w:rFonts w:ascii="Arial" w:hAnsi="Arial"/>
                          <w:sz w:val="22"/>
                          <w:szCs w:val="22"/>
                        </w:rPr>
                        <w:t xml:space="preserve">s then evaluated on the 20% of data left out.  </w:t>
                      </w:r>
                      <w:r>
                        <w:rPr>
                          <w:rFonts w:ascii="Arial" w:hAnsi="Arial"/>
                          <w:sz w:val="22"/>
                          <w:szCs w:val="22"/>
                        </w:rPr>
                        <w:t xml:space="preserve">The process was repeated five times.  </w:t>
                      </w:r>
                      <w:r w:rsidRPr="00980F3C">
                        <w:rPr>
                          <w:rFonts w:ascii="Arial" w:hAnsi="Arial"/>
                          <w:sz w:val="22"/>
                          <w:szCs w:val="22"/>
                        </w:rPr>
                        <w:t>(</w:t>
                      </w:r>
                      <w:r w:rsidRPr="00980F3C">
                        <w:rPr>
                          <w:rFonts w:ascii="Arial" w:hAnsi="Arial"/>
                          <w:b/>
                          <w:sz w:val="22"/>
                          <w:szCs w:val="22"/>
                        </w:rPr>
                        <w:t>A</w:t>
                      </w:r>
                      <w:r w:rsidRPr="00980F3C">
                        <w:rPr>
                          <w:rFonts w:ascii="Arial" w:hAnsi="Arial"/>
                          <w:sz w:val="22"/>
                          <w:szCs w:val="22"/>
                        </w:rPr>
                        <w:t>) The ROC curve, which plots the sensitivity (true positive rate) on the y-axis versus the false positive rate (1-specificity) on the x-axis, for the “full” half-life Bayesian is shown.  (</w:t>
                      </w:r>
                      <w:r w:rsidRPr="00980F3C">
                        <w:rPr>
                          <w:rFonts w:ascii="Arial" w:hAnsi="Arial"/>
                          <w:b/>
                          <w:sz w:val="22"/>
                          <w:szCs w:val="22"/>
                        </w:rPr>
                        <w:t>B</w:t>
                      </w:r>
                      <w:r w:rsidRPr="00980F3C">
                        <w:rPr>
                          <w:rFonts w:ascii="Arial" w:hAnsi="Arial"/>
                          <w:sz w:val="22"/>
                          <w:szCs w:val="22"/>
                        </w:rPr>
                        <w:t>) The</w:t>
                      </w:r>
                      <w:r>
                        <w:rPr>
                          <w:rFonts w:ascii="Arial" w:hAnsi="Arial"/>
                          <w:sz w:val="22"/>
                          <w:szCs w:val="22"/>
                        </w:rPr>
                        <w:t xml:space="preserve"> slightly superior</w:t>
                      </w:r>
                      <w:r w:rsidRPr="00980F3C">
                        <w:rPr>
                          <w:rFonts w:ascii="Arial" w:hAnsi="Arial"/>
                          <w:sz w:val="22"/>
                          <w:szCs w:val="22"/>
                        </w:rPr>
                        <w:t xml:space="preserve"> ROC curve for the “pruned”</w:t>
                      </w:r>
                      <w:r>
                        <w:rPr>
                          <w:rFonts w:ascii="Arial" w:hAnsi="Arial"/>
                          <w:sz w:val="22"/>
                          <w:szCs w:val="22"/>
                        </w:rPr>
                        <w:t xml:space="preserve"> half-life Bayesian is displayed.</w:t>
                      </w:r>
                    </w:p>
                  </w:txbxContent>
                </v:textbox>
                <w10:wrap type="topAndBottom"/>
              </v:shape>
            </w:pict>
          </mc:Fallback>
        </mc:AlternateContent>
      </w:r>
    </w:p>
    <w:p w14:paraId="66B83317" w14:textId="421EED02" w:rsidR="00E81D3C" w:rsidRDefault="000C76D0" w:rsidP="001C1D9D">
      <w:pPr>
        <w:rPr>
          <w:ins w:id="0" w:author="Alex Perryman" w:date="2015-08-11T16:16:00Z"/>
          <w:rFonts w:ascii="Arial" w:hAnsi="Arial"/>
        </w:rPr>
      </w:pPr>
      <w:r w:rsidRPr="00316A4B">
        <w:rPr>
          <w:rFonts w:ascii="Arial" w:hAnsi="Arial"/>
          <w:noProof/>
        </w:rPr>
        <w:lastRenderedPageBreak/>
        <mc:AlternateContent>
          <mc:Choice Requires="wps">
            <w:drawing>
              <wp:anchor distT="0" distB="0" distL="114300" distR="114300" simplePos="0" relativeHeight="251680768" behindDoc="0" locked="0" layoutInCell="1" allowOverlap="1" wp14:anchorId="1BEB584B" wp14:editId="2EA6F16A">
                <wp:simplePos x="0" y="0"/>
                <wp:positionH relativeFrom="column">
                  <wp:posOffset>-114300</wp:posOffset>
                </wp:positionH>
                <wp:positionV relativeFrom="paragraph">
                  <wp:posOffset>175260</wp:posOffset>
                </wp:positionV>
                <wp:extent cx="6286500" cy="8397240"/>
                <wp:effectExtent l="0" t="0" r="38100" b="35560"/>
                <wp:wrapTopAndBottom/>
                <wp:docPr id="32" name="Text Box 32"/>
                <wp:cNvGraphicFramePr/>
                <a:graphic xmlns:a="http://schemas.openxmlformats.org/drawingml/2006/main">
                  <a:graphicData uri="http://schemas.microsoft.com/office/word/2010/wordprocessingShape">
                    <wps:wsp>
                      <wps:cNvSpPr txBox="1"/>
                      <wps:spPr>
                        <a:xfrm>
                          <a:off x="0" y="0"/>
                          <a:ext cx="6286500" cy="8397240"/>
                        </a:xfrm>
                        <a:prstGeom prst="rect">
                          <a:avLst/>
                        </a:prstGeom>
                        <a:noFill/>
                        <a:ln>
                          <a:solidFill>
                            <a:srgbClr val="FFFFFF"/>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5DD321" w14:textId="77777777" w:rsidR="00B82AC1" w:rsidRDefault="00B82AC1" w:rsidP="000C76D0">
                            <w:pPr>
                              <w:jc w:val="center"/>
                              <w:rPr>
                                <w:rFonts w:ascii="Arial" w:hAnsi="Arial"/>
                              </w:rPr>
                            </w:pPr>
                            <w:r w:rsidRPr="008D0448">
                              <w:rPr>
                                <w:rFonts w:ascii="Arial" w:hAnsi="Arial"/>
                                <w:noProof/>
                              </w:rPr>
                              <w:drawing>
                                <wp:inline distT="0" distB="0" distL="0" distR="0" wp14:anchorId="0C7943EE" wp14:editId="232FB431">
                                  <wp:extent cx="4343400" cy="3257550"/>
                                  <wp:effectExtent l="0" t="0" r="0" b="0"/>
                                  <wp:docPr id="33" name="Picture 13" descr="http://localhost:9944/jobs/alp168/ppc0757C-4114-4588-AED7-1059D973FD79/Report/images/image471759495560638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http://localhost:9944/jobs/alp168/ppc0757C-4114-4588-AED7-1059D973FD79/Report/images/image4717594955606382345.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4E7987E2" w14:textId="77777777" w:rsidR="00B82AC1" w:rsidRDefault="00B82AC1" w:rsidP="000C76D0">
                            <w:pPr>
                              <w:jc w:val="center"/>
                              <w:rPr>
                                <w:rFonts w:ascii="Arial" w:hAnsi="Arial"/>
                              </w:rPr>
                            </w:pPr>
                          </w:p>
                          <w:p w14:paraId="275EBC59" w14:textId="77777777" w:rsidR="00B82AC1" w:rsidRDefault="00B82AC1" w:rsidP="000C76D0">
                            <w:pPr>
                              <w:jc w:val="center"/>
                              <w:rPr>
                                <w:rFonts w:ascii="Arial" w:hAnsi="Arial"/>
                              </w:rPr>
                            </w:pPr>
                            <w:r w:rsidRPr="008D0448">
                              <w:rPr>
                                <w:rFonts w:ascii="Arial" w:hAnsi="Arial"/>
                                <w:noProof/>
                              </w:rPr>
                              <w:drawing>
                                <wp:inline distT="0" distB="0" distL="0" distR="0" wp14:anchorId="78206E26" wp14:editId="0F2EAA68">
                                  <wp:extent cx="4343400" cy="3257550"/>
                                  <wp:effectExtent l="0" t="0" r="0" b="0"/>
                                  <wp:docPr id="34" name="Picture 14" descr="http://localhost:9944/jobs/alp168/ppc0757C-4114-4588-AED7-1059D973FD79/Report/images/image481054203510900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http://localhost:9944/jobs/alp168/ppc0757C-4114-4588-AED7-1059D973FD79/Report/images/image4810542035109002417.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786C749A" w14:textId="0732DCB4" w:rsidR="00B82AC1" w:rsidRPr="00980F3C" w:rsidRDefault="00B82AC1" w:rsidP="000C76D0">
                            <w:pPr>
                              <w:jc w:val="both"/>
                              <w:rPr>
                                <w:rFonts w:ascii="Arial" w:hAnsi="Arial"/>
                                <w:sz w:val="22"/>
                                <w:szCs w:val="22"/>
                              </w:rPr>
                            </w:pPr>
                            <w:r>
                              <w:rPr>
                                <w:rFonts w:ascii="Arial" w:hAnsi="Arial"/>
                                <w:b/>
                              </w:rPr>
                              <w:t>Figure S3</w:t>
                            </w:r>
                            <w:r w:rsidRPr="00420CEC">
                              <w:rPr>
                                <w:rFonts w:ascii="Arial" w:hAnsi="Arial"/>
                                <w:b/>
                              </w:rPr>
                              <w:t xml:space="preserve">. </w:t>
                            </w:r>
                            <w:r w:rsidRPr="00980F3C">
                              <w:rPr>
                                <w:rFonts w:ascii="Arial" w:hAnsi="Arial"/>
                                <w:b/>
                                <w:sz w:val="22"/>
                                <w:szCs w:val="22"/>
                              </w:rPr>
                              <w:t xml:space="preserve">Receiver Operating Characteristic (ROC) curves </w:t>
                            </w:r>
                            <w:r>
                              <w:rPr>
                                <w:rFonts w:ascii="Arial" w:hAnsi="Arial"/>
                                <w:b/>
                                <w:sz w:val="22"/>
                                <w:szCs w:val="22"/>
                              </w:rPr>
                              <w:t xml:space="preserve">produced when testing </w:t>
                            </w:r>
                            <w:r w:rsidRPr="00980F3C">
                              <w:rPr>
                                <w:rFonts w:ascii="Arial" w:hAnsi="Arial"/>
                                <w:b/>
                                <w:sz w:val="22"/>
                                <w:szCs w:val="22"/>
                              </w:rPr>
                              <w:t>the</w:t>
                            </w:r>
                            <w:r>
                              <w:rPr>
                                <w:rFonts w:ascii="Arial" w:hAnsi="Arial"/>
                                <w:b/>
                                <w:sz w:val="22"/>
                                <w:szCs w:val="22"/>
                              </w:rPr>
                              <w:t xml:space="preserve"> accuracy of the</w:t>
                            </w:r>
                            <w:r w:rsidRPr="00980F3C">
                              <w:rPr>
                                <w:rFonts w:ascii="Arial" w:hAnsi="Arial"/>
                                <w:b/>
                                <w:sz w:val="22"/>
                                <w:szCs w:val="22"/>
                              </w:rPr>
                              <w:t xml:space="preserve"> “full” and “pruned” half-life Ba</w:t>
                            </w:r>
                            <w:r>
                              <w:rPr>
                                <w:rFonts w:ascii="Arial" w:hAnsi="Arial"/>
                                <w:b/>
                                <w:sz w:val="22"/>
                                <w:szCs w:val="22"/>
                              </w:rPr>
                              <w:t xml:space="preserve">yesians by scoring the </w:t>
                            </w:r>
                            <w:proofErr w:type="spellStart"/>
                            <w:r>
                              <w:rPr>
                                <w:rFonts w:ascii="Arial" w:hAnsi="Arial"/>
                                <w:b/>
                                <w:sz w:val="22"/>
                                <w:szCs w:val="22"/>
                              </w:rPr>
                              <w:t>Dartois</w:t>
                            </w:r>
                            <w:proofErr w:type="spellEnd"/>
                            <w:r>
                              <w:rPr>
                                <w:rFonts w:ascii="Arial" w:hAnsi="Arial"/>
                                <w:b/>
                                <w:sz w:val="22"/>
                                <w:szCs w:val="22"/>
                              </w:rPr>
                              <w:t xml:space="preserve"> 2015 set of 30 </w:t>
                            </w:r>
                            <w:proofErr w:type="spellStart"/>
                            <w:r>
                              <w:rPr>
                                <w:rFonts w:ascii="Arial" w:hAnsi="Arial"/>
                                <w:b/>
                                <w:sz w:val="22"/>
                                <w:szCs w:val="22"/>
                              </w:rPr>
                              <w:t>antituberculars</w:t>
                            </w:r>
                            <w:proofErr w:type="spellEnd"/>
                            <w:r>
                              <w:rPr>
                                <w:rFonts w:ascii="Arial" w:hAnsi="Arial"/>
                                <w:b/>
                                <w:sz w:val="22"/>
                                <w:szCs w:val="22"/>
                              </w:rPr>
                              <w:t xml:space="preserve"> with known MLM stability</w:t>
                            </w:r>
                            <w:r w:rsidRPr="00980F3C">
                              <w:rPr>
                                <w:rFonts w:ascii="Arial" w:hAnsi="Arial"/>
                                <w:b/>
                                <w:sz w:val="22"/>
                                <w:szCs w:val="22"/>
                              </w:rPr>
                              <w:t>.</w:t>
                            </w:r>
                            <w:r w:rsidRPr="00980F3C">
                              <w:rPr>
                                <w:rFonts w:ascii="Arial" w:hAnsi="Arial"/>
                                <w:sz w:val="22"/>
                                <w:szCs w:val="22"/>
                              </w:rPr>
                              <w:t xml:space="preserve">  </w:t>
                            </w:r>
                            <w:r>
                              <w:rPr>
                                <w:rFonts w:ascii="Arial" w:hAnsi="Arial"/>
                                <w:sz w:val="22"/>
                                <w:szCs w:val="22"/>
                              </w:rPr>
                              <w:t xml:space="preserve">The two MLM stability Bayesian models created (see </w:t>
                            </w:r>
                            <w:r w:rsidRPr="00826D91">
                              <w:rPr>
                                <w:rFonts w:ascii="Arial" w:hAnsi="Arial"/>
                                <w:b/>
                                <w:sz w:val="22"/>
                                <w:szCs w:val="22"/>
                              </w:rPr>
                              <w:t>Figures 1</w:t>
                            </w:r>
                            <w:r>
                              <w:rPr>
                                <w:rFonts w:ascii="Arial" w:hAnsi="Arial"/>
                                <w:sz w:val="22"/>
                                <w:szCs w:val="22"/>
                              </w:rPr>
                              <w:t xml:space="preserve"> and </w:t>
                            </w:r>
                            <w:r w:rsidRPr="00826D91">
                              <w:rPr>
                                <w:rFonts w:ascii="Arial" w:hAnsi="Arial"/>
                                <w:b/>
                                <w:sz w:val="22"/>
                                <w:szCs w:val="22"/>
                              </w:rPr>
                              <w:t>2</w:t>
                            </w:r>
                            <w:r>
                              <w:rPr>
                                <w:rFonts w:ascii="Arial" w:hAnsi="Arial"/>
                                <w:sz w:val="22"/>
                                <w:szCs w:val="22"/>
                              </w:rPr>
                              <w:t xml:space="preserve">) were evaluated in Pipeline Pilot 9.1 (BIOVIA) with the independent </w:t>
                            </w:r>
                            <w:proofErr w:type="spellStart"/>
                            <w:r>
                              <w:rPr>
                                <w:rFonts w:ascii="Arial" w:hAnsi="Arial"/>
                                <w:sz w:val="22"/>
                                <w:szCs w:val="22"/>
                              </w:rPr>
                              <w:t>Dartois</w:t>
                            </w:r>
                            <w:proofErr w:type="spellEnd"/>
                            <w:r>
                              <w:rPr>
                                <w:rFonts w:ascii="Arial" w:hAnsi="Arial"/>
                                <w:sz w:val="22"/>
                                <w:szCs w:val="22"/>
                              </w:rPr>
                              <w:t xml:space="preserve"> 2015 set of 30 </w:t>
                            </w:r>
                            <w:proofErr w:type="spellStart"/>
                            <w:r>
                              <w:rPr>
                                <w:rFonts w:ascii="Arial" w:hAnsi="Arial"/>
                                <w:sz w:val="22"/>
                                <w:szCs w:val="22"/>
                              </w:rPr>
                              <w:t>antitubercular</w:t>
                            </w:r>
                            <w:proofErr w:type="spellEnd"/>
                            <w:r>
                              <w:rPr>
                                <w:rFonts w:ascii="Arial" w:hAnsi="Arial"/>
                                <w:sz w:val="22"/>
                                <w:szCs w:val="22"/>
                              </w:rPr>
                              <w:t xml:space="preserve"> compounds, of which 3 were “unstable”</w:t>
                            </w:r>
                            <w:r w:rsidRPr="00980F3C">
                              <w:rPr>
                                <w:rFonts w:ascii="Arial" w:hAnsi="Arial"/>
                                <w:sz w:val="22"/>
                                <w:szCs w:val="22"/>
                              </w:rPr>
                              <w:t>.  (</w:t>
                            </w:r>
                            <w:r w:rsidRPr="00980F3C">
                              <w:rPr>
                                <w:rFonts w:ascii="Arial" w:hAnsi="Arial"/>
                                <w:b/>
                                <w:sz w:val="22"/>
                                <w:szCs w:val="22"/>
                              </w:rPr>
                              <w:t>A</w:t>
                            </w:r>
                            <w:r w:rsidRPr="00980F3C">
                              <w:rPr>
                                <w:rFonts w:ascii="Arial" w:hAnsi="Arial"/>
                                <w:sz w:val="22"/>
                                <w:szCs w:val="22"/>
                              </w:rPr>
                              <w:t>) The ROC curv</w:t>
                            </w:r>
                            <w:r>
                              <w:rPr>
                                <w:rFonts w:ascii="Arial" w:hAnsi="Arial"/>
                                <w:sz w:val="22"/>
                                <w:szCs w:val="22"/>
                              </w:rPr>
                              <w:t>e, which plots sensitivity</w:t>
                            </w:r>
                            <w:r w:rsidRPr="00980F3C">
                              <w:rPr>
                                <w:rFonts w:ascii="Arial" w:hAnsi="Arial"/>
                                <w:sz w:val="22"/>
                                <w:szCs w:val="22"/>
                              </w:rPr>
                              <w:t xml:space="preserve"> versus 1-specificity, for the “full” half-life Bayesian is shown.  (</w:t>
                            </w:r>
                            <w:r w:rsidRPr="00980F3C">
                              <w:rPr>
                                <w:rFonts w:ascii="Arial" w:hAnsi="Arial"/>
                                <w:b/>
                                <w:sz w:val="22"/>
                                <w:szCs w:val="22"/>
                              </w:rPr>
                              <w:t>B</w:t>
                            </w:r>
                            <w:r w:rsidRPr="00980F3C">
                              <w:rPr>
                                <w:rFonts w:ascii="Arial" w:hAnsi="Arial"/>
                                <w:sz w:val="22"/>
                                <w:szCs w:val="22"/>
                              </w:rPr>
                              <w:t>) The</w:t>
                            </w:r>
                            <w:r>
                              <w:rPr>
                                <w:rFonts w:ascii="Arial" w:hAnsi="Arial"/>
                                <w:sz w:val="22"/>
                                <w:szCs w:val="22"/>
                              </w:rPr>
                              <w:t xml:space="preserve"> </w:t>
                            </w:r>
                            <w:r w:rsidRPr="00980F3C">
                              <w:rPr>
                                <w:rFonts w:ascii="Arial" w:hAnsi="Arial"/>
                                <w:sz w:val="22"/>
                                <w:szCs w:val="22"/>
                              </w:rPr>
                              <w:t>ROC curve for the “pruned”</w:t>
                            </w:r>
                            <w:r>
                              <w:rPr>
                                <w:rFonts w:ascii="Arial" w:hAnsi="Arial"/>
                                <w:sz w:val="22"/>
                                <w:szCs w:val="22"/>
                              </w:rPr>
                              <w:t xml:space="preserve"> half-life Bayesian is displayed.  Since the pruned half-life Bayesian reached higher y-values quicker than the “full” half-life Bayesian (</w:t>
                            </w:r>
                            <w:r w:rsidRPr="00826D91">
                              <w:rPr>
                                <w:rFonts w:ascii="Arial" w:hAnsi="Arial"/>
                                <w:i/>
                                <w:sz w:val="22"/>
                                <w:szCs w:val="22"/>
                              </w:rPr>
                              <w:t>i.e</w:t>
                            </w:r>
                            <w:r>
                              <w:rPr>
                                <w:rFonts w:ascii="Arial" w:hAnsi="Arial"/>
                                <w:sz w:val="22"/>
                                <w:szCs w:val="22"/>
                              </w:rPr>
                              <w:t>., it detected a higher number of stable compounds, or true positives, amongst the compounds that had the top Bayesian scores), the “pruned” half-life Bayesian was more accurate in this external test.</w:t>
                            </w:r>
                          </w:p>
                          <w:p w14:paraId="73C222B7" w14:textId="77777777" w:rsidR="00B82AC1" w:rsidRPr="006B6E98" w:rsidRDefault="00B82AC1" w:rsidP="000C76D0">
                            <w:pPr>
                              <w:rPr>
                                <w:rFonts w:ascii="Arial" w:hAnsi="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0" type="#_x0000_t202" style="position:absolute;margin-left:-8.95pt;margin-top:13.8pt;width:495pt;height:66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" filled="f" strokecolor="white">
                <v:textbox>
                  <w:txbxContent>
                    <w:p w14:paraId="745DD321" w14:textId="77777777" w:rsidR="00B82AC1" w:rsidRDefault="00B82AC1" w:rsidP="000C76D0">
                      <w:pPr>
                        <w:jc w:val="center"/>
                        <w:rPr>
                          <w:rFonts w:ascii="Arial" w:hAnsi="Arial"/>
                        </w:rPr>
                      </w:pPr>
                      <w:r w:rsidRPr="008D0448">
                        <w:rPr>
                          <w:rFonts w:ascii="Arial" w:hAnsi="Arial"/>
                          <w:noProof/>
                        </w:rPr>
                        <w:drawing>
                          <wp:inline distT="0" distB="0" distL="0" distR="0" wp14:anchorId="0C7943EE" wp14:editId="232FB431">
                            <wp:extent cx="4343400" cy="3257550"/>
                            <wp:effectExtent l="0" t="0" r="0" b="0"/>
                            <wp:docPr id="33" name="Picture 13" descr="http://localhost:9944/jobs/alp168/ppc0757C-4114-4588-AED7-1059D973FD79/Report/images/image471759495560638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http://localhost:9944/jobs/alp168/ppc0757C-4114-4588-AED7-1059D973FD79/Report/images/image4717594955606382345.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4E7987E2" w14:textId="77777777" w:rsidR="00B82AC1" w:rsidRDefault="00B82AC1" w:rsidP="000C76D0">
                      <w:pPr>
                        <w:jc w:val="center"/>
                        <w:rPr>
                          <w:rFonts w:ascii="Arial" w:hAnsi="Arial"/>
                        </w:rPr>
                      </w:pPr>
                    </w:p>
                    <w:p w14:paraId="275EBC59" w14:textId="77777777" w:rsidR="00B82AC1" w:rsidRDefault="00B82AC1" w:rsidP="000C76D0">
                      <w:pPr>
                        <w:jc w:val="center"/>
                        <w:rPr>
                          <w:rFonts w:ascii="Arial" w:hAnsi="Arial"/>
                        </w:rPr>
                      </w:pPr>
                      <w:r w:rsidRPr="008D0448">
                        <w:rPr>
                          <w:rFonts w:ascii="Arial" w:hAnsi="Arial"/>
                          <w:noProof/>
                        </w:rPr>
                        <w:drawing>
                          <wp:inline distT="0" distB="0" distL="0" distR="0" wp14:anchorId="78206E26" wp14:editId="0F2EAA68">
                            <wp:extent cx="4343400" cy="3257550"/>
                            <wp:effectExtent l="0" t="0" r="0" b="0"/>
                            <wp:docPr id="34" name="Picture 14" descr="http://localhost:9944/jobs/alp168/ppc0757C-4114-4588-AED7-1059D973FD79/Report/images/image481054203510900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http://localhost:9944/jobs/alp168/ppc0757C-4114-4588-AED7-1059D973FD79/Report/images/image4810542035109002417.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786C749A" w14:textId="0732DCB4" w:rsidR="00B82AC1" w:rsidRPr="00980F3C" w:rsidRDefault="00B82AC1" w:rsidP="000C76D0">
                      <w:pPr>
                        <w:jc w:val="both"/>
                        <w:rPr>
                          <w:rFonts w:ascii="Arial" w:hAnsi="Arial"/>
                          <w:sz w:val="22"/>
                          <w:szCs w:val="22"/>
                        </w:rPr>
                      </w:pPr>
                      <w:r>
                        <w:rPr>
                          <w:rFonts w:ascii="Arial" w:hAnsi="Arial"/>
                          <w:b/>
                        </w:rPr>
                        <w:t>Figure S3</w:t>
                      </w:r>
                      <w:r w:rsidRPr="00420CEC">
                        <w:rPr>
                          <w:rFonts w:ascii="Arial" w:hAnsi="Arial"/>
                          <w:b/>
                        </w:rPr>
                        <w:t xml:space="preserve">. </w:t>
                      </w:r>
                      <w:r w:rsidRPr="00980F3C">
                        <w:rPr>
                          <w:rFonts w:ascii="Arial" w:hAnsi="Arial"/>
                          <w:b/>
                          <w:sz w:val="22"/>
                          <w:szCs w:val="22"/>
                        </w:rPr>
                        <w:t xml:space="preserve">Receiver Operating Characteristic (ROC) curves </w:t>
                      </w:r>
                      <w:r>
                        <w:rPr>
                          <w:rFonts w:ascii="Arial" w:hAnsi="Arial"/>
                          <w:b/>
                          <w:sz w:val="22"/>
                          <w:szCs w:val="22"/>
                        </w:rPr>
                        <w:t xml:space="preserve">produced when testing </w:t>
                      </w:r>
                      <w:r w:rsidRPr="00980F3C">
                        <w:rPr>
                          <w:rFonts w:ascii="Arial" w:hAnsi="Arial"/>
                          <w:b/>
                          <w:sz w:val="22"/>
                          <w:szCs w:val="22"/>
                        </w:rPr>
                        <w:t>the</w:t>
                      </w:r>
                      <w:r>
                        <w:rPr>
                          <w:rFonts w:ascii="Arial" w:hAnsi="Arial"/>
                          <w:b/>
                          <w:sz w:val="22"/>
                          <w:szCs w:val="22"/>
                        </w:rPr>
                        <w:t xml:space="preserve"> accuracy of the</w:t>
                      </w:r>
                      <w:r w:rsidRPr="00980F3C">
                        <w:rPr>
                          <w:rFonts w:ascii="Arial" w:hAnsi="Arial"/>
                          <w:b/>
                          <w:sz w:val="22"/>
                          <w:szCs w:val="22"/>
                        </w:rPr>
                        <w:t xml:space="preserve"> “full” and “pruned” half-life Ba</w:t>
                      </w:r>
                      <w:r>
                        <w:rPr>
                          <w:rFonts w:ascii="Arial" w:hAnsi="Arial"/>
                          <w:b/>
                          <w:sz w:val="22"/>
                          <w:szCs w:val="22"/>
                        </w:rPr>
                        <w:t xml:space="preserve">yesians by scoring the </w:t>
                      </w:r>
                      <w:proofErr w:type="spellStart"/>
                      <w:r>
                        <w:rPr>
                          <w:rFonts w:ascii="Arial" w:hAnsi="Arial"/>
                          <w:b/>
                          <w:sz w:val="22"/>
                          <w:szCs w:val="22"/>
                        </w:rPr>
                        <w:t>Dartois</w:t>
                      </w:r>
                      <w:proofErr w:type="spellEnd"/>
                      <w:r>
                        <w:rPr>
                          <w:rFonts w:ascii="Arial" w:hAnsi="Arial"/>
                          <w:b/>
                          <w:sz w:val="22"/>
                          <w:szCs w:val="22"/>
                        </w:rPr>
                        <w:t xml:space="preserve"> 2015 set of 30 </w:t>
                      </w:r>
                      <w:proofErr w:type="spellStart"/>
                      <w:r>
                        <w:rPr>
                          <w:rFonts w:ascii="Arial" w:hAnsi="Arial"/>
                          <w:b/>
                          <w:sz w:val="22"/>
                          <w:szCs w:val="22"/>
                        </w:rPr>
                        <w:t>antituberculars</w:t>
                      </w:r>
                      <w:proofErr w:type="spellEnd"/>
                      <w:r>
                        <w:rPr>
                          <w:rFonts w:ascii="Arial" w:hAnsi="Arial"/>
                          <w:b/>
                          <w:sz w:val="22"/>
                          <w:szCs w:val="22"/>
                        </w:rPr>
                        <w:t xml:space="preserve"> with known MLM stability</w:t>
                      </w:r>
                      <w:r w:rsidRPr="00980F3C">
                        <w:rPr>
                          <w:rFonts w:ascii="Arial" w:hAnsi="Arial"/>
                          <w:b/>
                          <w:sz w:val="22"/>
                          <w:szCs w:val="22"/>
                        </w:rPr>
                        <w:t>.</w:t>
                      </w:r>
                      <w:r w:rsidRPr="00980F3C">
                        <w:rPr>
                          <w:rFonts w:ascii="Arial" w:hAnsi="Arial"/>
                          <w:sz w:val="22"/>
                          <w:szCs w:val="22"/>
                        </w:rPr>
                        <w:t xml:space="preserve">  </w:t>
                      </w:r>
                      <w:r>
                        <w:rPr>
                          <w:rFonts w:ascii="Arial" w:hAnsi="Arial"/>
                          <w:sz w:val="22"/>
                          <w:szCs w:val="22"/>
                        </w:rPr>
                        <w:t xml:space="preserve">The two MLM stability Bayesian models created (see </w:t>
                      </w:r>
                      <w:r w:rsidRPr="00826D91">
                        <w:rPr>
                          <w:rFonts w:ascii="Arial" w:hAnsi="Arial"/>
                          <w:b/>
                          <w:sz w:val="22"/>
                          <w:szCs w:val="22"/>
                        </w:rPr>
                        <w:t>Figures 1</w:t>
                      </w:r>
                      <w:r>
                        <w:rPr>
                          <w:rFonts w:ascii="Arial" w:hAnsi="Arial"/>
                          <w:sz w:val="22"/>
                          <w:szCs w:val="22"/>
                        </w:rPr>
                        <w:t xml:space="preserve"> and </w:t>
                      </w:r>
                      <w:r w:rsidRPr="00826D91">
                        <w:rPr>
                          <w:rFonts w:ascii="Arial" w:hAnsi="Arial"/>
                          <w:b/>
                          <w:sz w:val="22"/>
                          <w:szCs w:val="22"/>
                        </w:rPr>
                        <w:t>2</w:t>
                      </w:r>
                      <w:r>
                        <w:rPr>
                          <w:rFonts w:ascii="Arial" w:hAnsi="Arial"/>
                          <w:sz w:val="22"/>
                          <w:szCs w:val="22"/>
                        </w:rPr>
                        <w:t xml:space="preserve">) were evaluated in Pipeline Pilot 9.1 (BIOVIA) with the independent </w:t>
                      </w:r>
                      <w:proofErr w:type="spellStart"/>
                      <w:r>
                        <w:rPr>
                          <w:rFonts w:ascii="Arial" w:hAnsi="Arial"/>
                          <w:sz w:val="22"/>
                          <w:szCs w:val="22"/>
                        </w:rPr>
                        <w:t>Dartois</w:t>
                      </w:r>
                      <w:proofErr w:type="spellEnd"/>
                      <w:r>
                        <w:rPr>
                          <w:rFonts w:ascii="Arial" w:hAnsi="Arial"/>
                          <w:sz w:val="22"/>
                          <w:szCs w:val="22"/>
                        </w:rPr>
                        <w:t xml:space="preserve"> 2015 set of 30 </w:t>
                      </w:r>
                      <w:proofErr w:type="spellStart"/>
                      <w:r>
                        <w:rPr>
                          <w:rFonts w:ascii="Arial" w:hAnsi="Arial"/>
                          <w:sz w:val="22"/>
                          <w:szCs w:val="22"/>
                        </w:rPr>
                        <w:t>antitubercular</w:t>
                      </w:r>
                      <w:proofErr w:type="spellEnd"/>
                      <w:r>
                        <w:rPr>
                          <w:rFonts w:ascii="Arial" w:hAnsi="Arial"/>
                          <w:sz w:val="22"/>
                          <w:szCs w:val="22"/>
                        </w:rPr>
                        <w:t xml:space="preserve"> compounds, of which 3 were “unstable”</w:t>
                      </w:r>
                      <w:r w:rsidRPr="00980F3C">
                        <w:rPr>
                          <w:rFonts w:ascii="Arial" w:hAnsi="Arial"/>
                          <w:sz w:val="22"/>
                          <w:szCs w:val="22"/>
                        </w:rPr>
                        <w:t>.  (</w:t>
                      </w:r>
                      <w:r w:rsidRPr="00980F3C">
                        <w:rPr>
                          <w:rFonts w:ascii="Arial" w:hAnsi="Arial"/>
                          <w:b/>
                          <w:sz w:val="22"/>
                          <w:szCs w:val="22"/>
                        </w:rPr>
                        <w:t>A</w:t>
                      </w:r>
                      <w:r w:rsidRPr="00980F3C">
                        <w:rPr>
                          <w:rFonts w:ascii="Arial" w:hAnsi="Arial"/>
                          <w:sz w:val="22"/>
                          <w:szCs w:val="22"/>
                        </w:rPr>
                        <w:t>) The ROC curv</w:t>
                      </w:r>
                      <w:r>
                        <w:rPr>
                          <w:rFonts w:ascii="Arial" w:hAnsi="Arial"/>
                          <w:sz w:val="22"/>
                          <w:szCs w:val="22"/>
                        </w:rPr>
                        <w:t>e, which plots sensitivity</w:t>
                      </w:r>
                      <w:r w:rsidRPr="00980F3C">
                        <w:rPr>
                          <w:rFonts w:ascii="Arial" w:hAnsi="Arial"/>
                          <w:sz w:val="22"/>
                          <w:szCs w:val="22"/>
                        </w:rPr>
                        <w:t xml:space="preserve"> versus 1-specificity, for the “full” half-life Bayesian is shown.  (</w:t>
                      </w:r>
                      <w:r w:rsidRPr="00980F3C">
                        <w:rPr>
                          <w:rFonts w:ascii="Arial" w:hAnsi="Arial"/>
                          <w:b/>
                          <w:sz w:val="22"/>
                          <w:szCs w:val="22"/>
                        </w:rPr>
                        <w:t>B</w:t>
                      </w:r>
                      <w:r w:rsidRPr="00980F3C">
                        <w:rPr>
                          <w:rFonts w:ascii="Arial" w:hAnsi="Arial"/>
                          <w:sz w:val="22"/>
                          <w:szCs w:val="22"/>
                        </w:rPr>
                        <w:t>) The</w:t>
                      </w:r>
                      <w:r>
                        <w:rPr>
                          <w:rFonts w:ascii="Arial" w:hAnsi="Arial"/>
                          <w:sz w:val="22"/>
                          <w:szCs w:val="22"/>
                        </w:rPr>
                        <w:t xml:space="preserve"> </w:t>
                      </w:r>
                      <w:r w:rsidRPr="00980F3C">
                        <w:rPr>
                          <w:rFonts w:ascii="Arial" w:hAnsi="Arial"/>
                          <w:sz w:val="22"/>
                          <w:szCs w:val="22"/>
                        </w:rPr>
                        <w:t>ROC curve for the “pruned”</w:t>
                      </w:r>
                      <w:r>
                        <w:rPr>
                          <w:rFonts w:ascii="Arial" w:hAnsi="Arial"/>
                          <w:sz w:val="22"/>
                          <w:szCs w:val="22"/>
                        </w:rPr>
                        <w:t xml:space="preserve"> half-life Bayesian is displayed.  Since the pruned half-life Bayesian reached higher y-values quicker than the “full” half-life Bayesian (</w:t>
                      </w:r>
                      <w:r w:rsidRPr="00826D91">
                        <w:rPr>
                          <w:rFonts w:ascii="Arial" w:hAnsi="Arial"/>
                          <w:i/>
                          <w:sz w:val="22"/>
                          <w:szCs w:val="22"/>
                        </w:rPr>
                        <w:t>i.e</w:t>
                      </w:r>
                      <w:r>
                        <w:rPr>
                          <w:rFonts w:ascii="Arial" w:hAnsi="Arial"/>
                          <w:sz w:val="22"/>
                          <w:szCs w:val="22"/>
                        </w:rPr>
                        <w:t>., it detected a higher number of stable compounds, or true positives, amongst the compounds that had the top Bayesian scores), the “pruned” half-life Bayesian was more accurate in this external test.</w:t>
                      </w:r>
                    </w:p>
                    <w:p w14:paraId="73C222B7" w14:textId="77777777" w:rsidR="00B82AC1" w:rsidRPr="006B6E98" w:rsidRDefault="00B82AC1" w:rsidP="000C76D0">
                      <w:pPr>
                        <w:rPr>
                          <w:rFonts w:ascii="Arial" w:hAnsi="Arial"/>
                        </w:rPr>
                      </w:pPr>
                    </w:p>
                  </w:txbxContent>
                </v:textbox>
                <w10:wrap type="topAndBottom"/>
              </v:shape>
            </w:pict>
          </mc:Fallback>
        </mc:AlternateContent>
      </w:r>
      <w:r w:rsidRPr="00316A4B">
        <w:rPr>
          <w:rFonts w:ascii="Arial" w:hAnsi="Arial"/>
          <w:noProof/>
        </w:rPr>
        <mc:AlternateContent>
          <mc:Choice Requires="wps">
            <w:drawing>
              <wp:anchor distT="0" distB="0" distL="114300" distR="114300" simplePos="0" relativeHeight="251681792" behindDoc="0" locked="0" layoutInCell="1" allowOverlap="1" wp14:anchorId="558843E0" wp14:editId="67A0D671">
                <wp:simplePos x="0" y="0"/>
                <wp:positionH relativeFrom="column">
                  <wp:posOffset>342900</wp:posOffset>
                </wp:positionH>
                <wp:positionV relativeFrom="paragraph">
                  <wp:posOffset>281940</wp:posOffset>
                </wp:positionV>
                <wp:extent cx="342900" cy="4572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4C2257" w14:textId="77777777" w:rsidR="00B82AC1" w:rsidRPr="008D0448" w:rsidRDefault="00B82AC1" w:rsidP="000C76D0">
                            <w:pPr>
                              <w:rPr>
                                <w:rFonts w:ascii="Arial Black" w:hAnsi="Arial Black"/>
                              </w:rPr>
                            </w:pPr>
                            <w:r>
                              <w:rPr>
                                <w:rFonts w:ascii="Arial Black" w:hAnsi="Arial Black"/>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1" type="#_x0000_t202" style="position:absolute;margin-left:27pt;margin-top:22.2pt;width:27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" filled="f" stroked="f">
                <v:textbox>
                  <w:txbxContent>
                    <w:p w14:paraId="0C4C2257" w14:textId="77777777" w:rsidR="00B82AC1" w:rsidRPr="008D0448" w:rsidRDefault="00B82AC1" w:rsidP="000C76D0">
                      <w:pPr>
                        <w:rPr>
                          <w:rFonts w:ascii="Arial Black" w:hAnsi="Arial Black"/>
                        </w:rPr>
                      </w:pPr>
                      <w:r>
                        <w:rPr>
                          <w:rFonts w:ascii="Arial Black" w:hAnsi="Arial Black"/>
                        </w:rPr>
                        <w:t>A</w:t>
                      </w:r>
                    </w:p>
                  </w:txbxContent>
                </v:textbox>
                <w10:wrap type="square"/>
              </v:shape>
            </w:pict>
          </mc:Fallback>
        </mc:AlternateContent>
      </w:r>
      <w:r w:rsidRPr="00316A4B">
        <w:rPr>
          <w:rFonts w:ascii="Arial" w:hAnsi="Arial"/>
          <w:noProof/>
        </w:rPr>
        <mc:AlternateContent>
          <mc:Choice Requires="wps">
            <w:drawing>
              <wp:anchor distT="0" distB="0" distL="114300" distR="114300" simplePos="0" relativeHeight="251682816" behindDoc="0" locked="0" layoutInCell="1" allowOverlap="1" wp14:anchorId="204FA6BD" wp14:editId="2ABC538A">
                <wp:simplePos x="0" y="0"/>
                <wp:positionH relativeFrom="column">
                  <wp:posOffset>342900</wp:posOffset>
                </wp:positionH>
                <wp:positionV relativeFrom="paragraph">
                  <wp:posOffset>3710940</wp:posOffset>
                </wp:positionV>
                <wp:extent cx="342900" cy="342900"/>
                <wp:effectExtent l="0" t="0" r="0" b="12700"/>
                <wp:wrapSquare wrapText="bothSides"/>
                <wp:docPr id="26" name="Text Box 2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CE8404" w14:textId="77777777" w:rsidR="00B82AC1" w:rsidRPr="008D0448" w:rsidRDefault="00B82AC1" w:rsidP="000C76D0">
                            <w:pPr>
                              <w:rPr>
                                <w:rFonts w:ascii="Arial Black" w:hAnsi="Arial Black"/>
                              </w:rPr>
                            </w:pPr>
                            <w:r>
                              <w:rPr>
                                <w:rFonts w:ascii="Arial Black" w:hAnsi="Arial Black"/>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2" type="#_x0000_t202" style="position:absolute;margin-left:27pt;margin-top:292.2pt;width:27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" filled="f" stroked="f">
                <v:textbox>
                  <w:txbxContent>
                    <w:p w14:paraId="7ECE8404" w14:textId="77777777" w:rsidR="00B82AC1" w:rsidRPr="008D0448" w:rsidRDefault="00B82AC1" w:rsidP="000C76D0">
                      <w:pPr>
                        <w:rPr>
                          <w:rFonts w:ascii="Arial Black" w:hAnsi="Arial Black"/>
                        </w:rPr>
                      </w:pPr>
                      <w:r>
                        <w:rPr>
                          <w:rFonts w:ascii="Arial Black" w:hAnsi="Arial Black"/>
                        </w:rPr>
                        <w:t>B</w:t>
                      </w:r>
                    </w:p>
                  </w:txbxContent>
                </v:textbox>
                <w10:wrap type="square"/>
              </v:shape>
            </w:pict>
          </mc:Fallback>
        </mc:AlternateContent>
      </w:r>
    </w:p>
    <w:p w14:paraId="438CDA9D" w14:textId="77777777" w:rsidR="00E81D3C" w:rsidRPr="006765BF" w:rsidRDefault="00E81D3C" w:rsidP="00E81D3C">
      <w:pPr>
        <w:spacing w:line="480" w:lineRule="auto"/>
        <w:jc w:val="both"/>
        <w:rPr>
          <w:ins w:id="1" w:author="Alex Perryman" w:date="2015-08-11T16:16:00Z"/>
          <w:rFonts w:ascii="Arial" w:hAnsi="Arial"/>
        </w:rPr>
      </w:pPr>
      <w:r w:rsidRPr="0039646D">
        <w:rPr>
          <w:rFonts w:ascii="Arial" w:hAnsi="Arial"/>
          <w:noProof/>
        </w:rPr>
        <w:lastRenderedPageBreak/>
        <w:drawing>
          <wp:inline distT="0" distB="0" distL="0" distR="0" wp14:anchorId="08DB3C50" wp14:editId="5DA56FA6">
            <wp:extent cx="5486400" cy="4358640"/>
            <wp:effectExtent l="0" t="0" r="0" b="1016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5486400" cy="4358640"/>
                    </a:xfrm>
                    <a:prstGeom prst="rect">
                      <a:avLst/>
                    </a:prstGeom>
                  </pic:spPr>
                </pic:pic>
              </a:graphicData>
            </a:graphic>
          </wp:inline>
        </w:drawing>
      </w:r>
    </w:p>
    <w:p w14:paraId="0DAB8A09" w14:textId="0F5C1209" w:rsidR="00E81D3C" w:rsidRPr="006765BF" w:rsidRDefault="00E81D3C" w:rsidP="00E81D3C">
      <w:pPr>
        <w:spacing w:line="480" w:lineRule="auto"/>
        <w:jc w:val="both"/>
        <w:rPr>
          <w:ins w:id="2" w:author="Alex Perryman" w:date="2015-08-11T16:16:00Z"/>
          <w:rFonts w:ascii="Arial" w:hAnsi="Arial"/>
        </w:rPr>
      </w:pPr>
      <w:ins w:id="3" w:author="Alex Perryman" w:date="2015-08-11T16:16:00Z">
        <w:r>
          <w:rPr>
            <w:rFonts w:ascii="Arial" w:hAnsi="Arial"/>
            <w:b/>
          </w:rPr>
          <w:t>Figure S4</w:t>
        </w:r>
        <w:r w:rsidRPr="00154587">
          <w:rPr>
            <w:rFonts w:ascii="Arial" w:hAnsi="Arial"/>
            <w:b/>
          </w:rPr>
          <w:t xml:space="preserve">. Principal Component Analysis (PCA) comparing the chemical property space sampled by the </w:t>
        </w:r>
        <w:r>
          <w:rPr>
            <w:rFonts w:ascii="Arial" w:hAnsi="Arial"/>
            <w:b/>
          </w:rPr>
          <w:t>full</w:t>
        </w:r>
        <w:r w:rsidRPr="00154587">
          <w:rPr>
            <w:rFonts w:ascii="Arial" w:hAnsi="Arial"/>
            <w:b/>
          </w:rPr>
          <w:t xml:space="preserve"> half-life set, the </w:t>
        </w:r>
        <w:r>
          <w:rPr>
            <w:rFonts w:ascii="Arial" w:hAnsi="Arial"/>
            <w:b/>
          </w:rPr>
          <w:t>pruned</w:t>
        </w:r>
        <w:r w:rsidRPr="00154587">
          <w:rPr>
            <w:rFonts w:ascii="Arial" w:hAnsi="Arial"/>
            <w:b/>
          </w:rPr>
          <w:t xml:space="preserve"> half-life set, and the compounds that were removed to generate the </w:t>
        </w:r>
        <w:r>
          <w:rPr>
            <w:rFonts w:ascii="Arial" w:hAnsi="Arial"/>
            <w:b/>
          </w:rPr>
          <w:t>pruned</w:t>
        </w:r>
        <w:r w:rsidRPr="00154587">
          <w:rPr>
            <w:rFonts w:ascii="Arial" w:hAnsi="Arial"/>
            <w:b/>
          </w:rPr>
          <w:t xml:space="preserve"> set</w:t>
        </w:r>
        <w:r w:rsidRPr="006765BF">
          <w:rPr>
            <w:rFonts w:ascii="Arial" w:hAnsi="Arial"/>
            <w:b/>
          </w:rPr>
          <w:t>.</w:t>
        </w:r>
        <w:r w:rsidRPr="006765BF">
          <w:rPr>
            <w:rFonts w:ascii="Arial" w:hAnsi="Arial"/>
          </w:rPr>
          <w:t xml:space="preserve">  The compounds contained in the MLM half-life training sets were characterized by performing a PCA in Pipeline Pilot 9.1, which was then visualized in Discovery Studio 4.0 (BIOVIA).  PCA used eight interpretable descriptors (</w:t>
        </w:r>
        <w:proofErr w:type="spellStart"/>
        <w:r w:rsidRPr="006765BF">
          <w:rPr>
            <w:rFonts w:ascii="Arial" w:hAnsi="Arial"/>
          </w:rPr>
          <w:t>ALogP</w:t>
        </w:r>
        <w:proofErr w:type="spellEnd"/>
        <w:r w:rsidRPr="006765BF">
          <w:rPr>
            <w:rFonts w:ascii="Arial" w:hAnsi="Arial"/>
          </w:rPr>
          <w:t>, molecular weight, number of rotatable bonds, number of hydrogen bond donors, number of hydrogen bond acceptors, number of rings, number of aromatic rings, and molecular fractional polar surface area).  Three principal components (PCs) explained 74% of the variance, while 4 PCs explained 86% of the variance.  The top three PCs are plotted.  “Stable” compounds, which had a</w:t>
        </w:r>
        <w:r w:rsidRPr="00154587">
          <w:rPr>
            <w:rFonts w:ascii="Arial" w:hAnsi="Arial"/>
          </w:rPr>
          <w:t xml:space="preserve"> t</w:t>
        </w:r>
        <w:r w:rsidRPr="00154587">
          <w:rPr>
            <w:rFonts w:ascii="Arial" w:hAnsi="Arial"/>
            <w:vertAlign w:val="subscript"/>
          </w:rPr>
          <w:t>1/2</w:t>
        </w:r>
        <w:r w:rsidRPr="00154587">
          <w:rPr>
            <w:rFonts w:ascii="Arial" w:hAnsi="Arial"/>
          </w:rPr>
          <w:t xml:space="preserve"> </w:t>
        </w:r>
        <w:r w:rsidRPr="00154587">
          <w:rPr>
            <w:rFonts w:ascii="Arial" w:hAnsi="Arial" w:cs="Arial"/>
          </w:rPr>
          <w:t xml:space="preserve">≥ </w:t>
        </w:r>
        <w:r w:rsidRPr="00154587">
          <w:rPr>
            <w:rFonts w:ascii="Arial" w:hAnsi="Arial"/>
          </w:rPr>
          <w:t xml:space="preserve">60 min, are shown in blue.  The moderately unstable compounds that were removed to </w:t>
        </w:r>
        <w:r w:rsidRPr="00154587">
          <w:rPr>
            <w:rFonts w:ascii="Arial" w:hAnsi="Arial"/>
          </w:rPr>
          <w:lastRenderedPageBreak/>
          <w:t xml:space="preserve">generate the </w:t>
        </w:r>
        <w:r>
          <w:rPr>
            <w:rFonts w:ascii="Arial" w:hAnsi="Arial"/>
          </w:rPr>
          <w:t>pruned</w:t>
        </w:r>
        <w:r w:rsidRPr="00154587">
          <w:rPr>
            <w:rFonts w:ascii="Arial" w:hAnsi="Arial"/>
          </w:rPr>
          <w:t xml:space="preserve"> half-life set (</w:t>
        </w:r>
        <w:r w:rsidRPr="00154587">
          <w:rPr>
            <w:rFonts w:ascii="Arial" w:hAnsi="Arial"/>
            <w:i/>
          </w:rPr>
          <w:t>i.e</w:t>
        </w:r>
        <w:r w:rsidRPr="00154587">
          <w:rPr>
            <w:rFonts w:ascii="Arial" w:hAnsi="Arial"/>
          </w:rPr>
          <w:t xml:space="preserve">., those with 30 </w:t>
        </w:r>
        <w:r w:rsidRPr="00154587">
          <w:rPr>
            <w:rFonts w:ascii="Arial" w:hAnsi="Arial" w:cs="Arial"/>
          </w:rPr>
          <w:t>≤</w:t>
        </w:r>
        <w:r w:rsidRPr="00154587">
          <w:rPr>
            <w:rFonts w:ascii="Arial" w:hAnsi="Arial"/>
          </w:rPr>
          <w:t xml:space="preserve"> t</w:t>
        </w:r>
        <w:r w:rsidRPr="00154587">
          <w:rPr>
            <w:rFonts w:ascii="Arial" w:hAnsi="Arial"/>
            <w:vertAlign w:val="subscript"/>
          </w:rPr>
          <w:t>1/2</w:t>
        </w:r>
        <w:r w:rsidRPr="00154587">
          <w:rPr>
            <w:rFonts w:ascii="Arial" w:hAnsi="Arial"/>
          </w:rPr>
          <w:t xml:space="preserve"> &lt; 60 min) are rendered in green, and the rest of the “unstable” compounds are displayed in red.  All three types of compounds are well dispersed throughout these three PCs.  No significant clustering occurred.</w:t>
        </w:r>
      </w:ins>
    </w:p>
    <w:p w14:paraId="6A89E934" w14:textId="77777777" w:rsidR="002A006F" w:rsidRDefault="002A006F" w:rsidP="008203E2">
      <w:pPr>
        <w:rPr>
          <w:rFonts w:ascii="Arial" w:hAnsi="Arial"/>
        </w:rPr>
      </w:pPr>
    </w:p>
    <w:p w14:paraId="1261CC87" w14:textId="77777777" w:rsidR="008203E2" w:rsidRDefault="008A26B9" w:rsidP="008203E2">
      <w:pPr>
        <w:rPr>
          <w:rFonts w:ascii="Arial" w:hAnsi="Arial"/>
        </w:rPr>
      </w:pPr>
      <w:r>
        <w:rPr>
          <w:rFonts w:ascii="Arial" w:hAnsi="Arial"/>
          <w:noProof/>
        </w:rPr>
        <w:lastRenderedPageBreak/>
        <mc:AlternateContent>
          <mc:Choice Requires="wps">
            <w:drawing>
              <wp:anchor distT="0" distB="0" distL="114300" distR="114300" simplePos="0" relativeHeight="251659264" behindDoc="0" locked="0" layoutInCell="1" allowOverlap="1" wp14:anchorId="4F3283FE" wp14:editId="755524D5">
                <wp:simplePos x="0" y="0"/>
                <wp:positionH relativeFrom="column">
                  <wp:posOffset>114300</wp:posOffset>
                </wp:positionH>
                <wp:positionV relativeFrom="paragraph">
                  <wp:posOffset>327660</wp:posOffset>
                </wp:positionV>
                <wp:extent cx="5715000" cy="7673340"/>
                <wp:effectExtent l="0" t="0" r="25400" b="22860"/>
                <wp:wrapTopAndBottom/>
                <wp:docPr id="4" name="Text Box 4"/>
                <wp:cNvGraphicFramePr/>
                <a:graphic xmlns:a="http://schemas.openxmlformats.org/drawingml/2006/main">
                  <a:graphicData uri="http://schemas.microsoft.com/office/word/2010/wordprocessingShape">
                    <wps:wsp>
                      <wps:cNvSpPr txBox="1"/>
                      <wps:spPr>
                        <a:xfrm>
                          <a:off x="0" y="0"/>
                          <a:ext cx="5715000" cy="7673340"/>
                        </a:xfrm>
                        <a:prstGeom prst="rect">
                          <a:avLst/>
                        </a:prstGeom>
                        <a:noFill/>
                        <a:ln>
                          <a:solidFill>
                            <a:srgbClr val="FFFFFF"/>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84205B" w14:textId="77777777" w:rsidR="00B82AC1" w:rsidRDefault="00B82AC1" w:rsidP="00EB16CE">
                            <w:pPr>
                              <w:jc w:val="center"/>
                              <w:rPr>
                                <w:rFonts w:ascii="Arial" w:hAnsi="Arial"/>
                              </w:rPr>
                            </w:pPr>
                            <w:r w:rsidRPr="00EB16CE">
                              <w:rPr>
                                <w:rFonts w:ascii="Arial" w:hAnsi="Arial"/>
                                <w:noProof/>
                              </w:rPr>
                              <w:drawing>
                                <wp:inline distT="0" distB="0" distL="0" distR="0" wp14:anchorId="37A1F677" wp14:editId="5B790EF1">
                                  <wp:extent cx="5486400" cy="4358640"/>
                                  <wp:effectExtent l="0" t="0" r="0" b="10160"/>
                                  <wp:docPr id="2"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4"/>
                                          <a:stretch>
                                            <a:fillRect/>
                                          </a:stretch>
                                        </pic:blipFill>
                                        <pic:spPr>
                                          <a:xfrm>
                                            <a:off x="0" y="0"/>
                                            <a:ext cx="5486400" cy="4358640"/>
                                          </a:xfrm>
                                          <a:prstGeom prst="rect">
                                            <a:avLst/>
                                          </a:prstGeom>
                                        </pic:spPr>
                                      </pic:pic>
                                    </a:graphicData>
                                  </a:graphic>
                                </wp:inline>
                              </w:drawing>
                            </w:r>
                          </w:p>
                          <w:p w14:paraId="42D9FB8E" w14:textId="77777777" w:rsidR="00B82AC1" w:rsidRDefault="00B82AC1" w:rsidP="008203E2">
                            <w:pPr>
                              <w:rPr>
                                <w:rFonts w:ascii="Arial" w:hAnsi="Arial"/>
                              </w:rPr>
                            </w:pPr>
                          </w:p>
                          <w:p w14:paraId="3F944EC7" w14:textId="60C14BA1" w:rsidR="00B82AC1" w:rsidRPr="00EB16CE" w:rsidRDefault="00B82AC1" w:rsidP="00EB16CE">
                            <w:pPr>
                              <w:jc w:val="both"/>
                              <w:rPr>
                                <w:rFonts w:ascii="Arial" w:hAnsi="Arial"/>
                              </w:rPr>
                            </w:pPr>
                            <w:r w:rsidRPr="00EB16CE">
                              <w:rPr>
                                <w:rFonts w:ascii="Arial" w:hAnsi="Arial"/>
                                <w:b/>
                              </w:rPr>
                              <w:t>Figure S</w:t>
                            </w:r>
                            <w:ins w:id="4" w:author="Alex Perryman" w:date="2015-08-11T16:18:00Z">
                              <w:r>
                                <w:rPr>
                                  <w:rFonts w:ascii="Arial" w:hAnsi="Arial"/>
                                  <w:b/>
                                </w:rPr>
                                <w:t>5</w:t>
                              </w:r>
                            </w:ins>
                            <w:del w:id="5" w:author="Alex Perryman" w:date="2015-08-11T16:18:00Z">
                              <w:r w:rsidDel="009F6F58">
                                <w:rPr>
                                  <w:rFonts w:ascii="Arial" w:hAnsi="Arial"/>
                                  <w:b/>
                                </w:rPr>
                                <w:delText>4</w:delText>
                              </w:r>
                            </w:del>
                            <w:r w:rsidRPr="00EB16CE">
                              <w:rPr>
                                <w:rFonts w:ascii="Arial" w:hAnsi="Arial"/>
                                <w:b/>
                              </w:rPr>
                              <w:t>. Principal Component Analysis (PCA) comparing the chemical space sampled by the “full” half-life set, the “pruned” half-life set, and the compounds that were removed to generate the “pruned” set.</w:t>
                            </w:r>
                            <w:r w:rsidRPr="00EB16CE">
                              <w:rPr>
                                <w:rFonts w:ascii="Arial" w:hAnsi="Arial"/>
                              </w:rPr>
                              <w:t xml:space="preserve">  The compounds contained in the MLM half-life training sets were characterized by performing a PCA in Pipeline Pilot</w:t>
                            </w:r>
                            <w:r>
                              <w:rPr>
                                <w:rFonts w:ascii="Arial" w:hAnsi="Arial"/>
                              </w:rPr>
                              <w:t xml:space="preserve"> 9.1 (BIOVIA), which was visualized in Discovery Studio 4.0 (BIOVIA)</w:t>
                            </w:r>
                            <w:r w:rsidRPr="00EB16CE">
                              <w:rPr>
                                <w:rFonts w:ascii="Arial" w:hAnsi="Arial"/>
                              </w:rPr>
                              <w:t>.  PCA used eight interpretable descriptors (</w:t>
                            </w:r>
                            <w:proofErr w:type="spellStart"/>
                            <w:r w:rsidRPr="00EB16CE">
                              <w:rPr>
                                <w:rFonts w:ascii="Arial" w:hAnsi="Arial"/>
                              </w:rPr>
                              <w:t>ALogP</w:t>
                            </w:r>
                            <w:proofErr w:type="spellEnd"/>
                            <w:r w:rsidRPr="00EB16CE">
                              <w:rPr>
                                <w:rFonts w:ascii="Arial" w:hAnsi="Arial"/>
                              </w:rPr>
                              <w:t xml:space="preserve">, molecular weight, number of rotatable bonds, number of hydrogen bond donors, number of hydrogen bond acceptors, number of rings, number of aromatic rings, and molecular fractional polar surface area).  Three principal components (PCs) explain 74% of the variance, while 4 PCs explain 86% of the variance.  The top three PCs </w:t>
                            </w:r>
                            <w:r>
                              <w:rPr>
                                <w:rFonts w:ascii="Arial" w:hAnsi="Arial"/>
                              </w:rPr>
                              <w:t>are plotted.  Very stable</w:t>
                            </w:r>
                            <w:r w:rsidRPr="00EB16CE">
                              <w:rPr>
                                <w:rFonts w:ascii="Arial" w:hAnsi="Arial"/>
                              </w:rPr>
                              <w:t xml:space="preserve"> compounds, which had a t</w:t>
                            </w:r>
                            <w:r w:rsidRPr="00EB16CE">
                              <w:rPr>
                                <w:rFonts w:ascii="Arial" w:hAnsi="Arial"/>
                                <w:vertAlign w:val="subscript"/>
                              </w:rPr>
                              <w:t>1/2</w:t>
                            </w:r>
                            <w:r w:rsidRPr="00EB16CE">
                              <w:rPr>
                                <w:rFonts w:ascii="Arial" w:hAnsi="Arial"/>
                              </w:rPr>
                              <w:t xml:space="preserve"> </w:t>
                            </w:r>
                            <w:r w:rsidRPr="00EB16CE">
                              <w:rPr>
                                <w:rFonts w:ascii="Arial" w:hAnsi="Arial" w:cs="Arial"/>
                              </w:rPr>
                              <w:t>≥</w:t>
                            </w:r>
                            <w:r>
                              <w:rPr>
                                <w:rFonts w:ascii="Arial" w:hAnsi="Arial"/>
                              </w:rPr>
                              <w:t>12</w:t>
                            </w:r>
                            <w:r w:rsidRPr="00EB16CE">
                              <w:rPr>
                                <w:rFonts w:ascii="Arial" w:hAnsi="Arial"/>
                              </w:rPr>
                              <w:t xml:space="preserve">0 min, are shown in </w:t>
                            </w:r>
                            <w:r>
                              <w:rPr>
                                <w:rFonts w:ascii="Arial" w:hAnsi="Arial"/>
                              </w:rPr>
                              <w:t>yellow</w:t>
                            </w:r>
                            <w:r w:rsidRPr="00EB16CE">
                              <w:rPr>
                                <w:rFonts w:ascii="Arial" w:hAnsi="Arial"/>
                              </w:rPr>
                              <w:t xml:space="preserve">.  </w:t>
                            </w:r>
                            <w:r>
                              <w:rPr>
                                <w:rFonts w:ascii="Arial" w:hAnsi="Arial"/>
                              </w:rPr>
                              <w:t xml:space="preserve">The rest of the stable compounds, which had </w:t>
                            </w:r>
                            <w:proofErr w:type="gramStart"/>
                            <w:r>
                              <w:rPr>
                                <w:rFonts w:ascii="Arial" w:hAnsi="Arial"/>
                              </w:rPr>
                              <w:t xml:space="preserve">60 </w:t>
                            </w:r>
                            <w:r w:rsidRPr="00EB16CE">
                              <w:rPr>
                                <w:rFonts w:ascii="Arial" w:hAnsi="Arial" w:cs="Arial"/>
                              </w:rPr>
                              <w:t>≤</w:t>
                            </w:r>
                            <w:proofErr w:type="gramEnd"/>
                            <w:r w:rsidRPr="00EB16CE">
                              <w:rPr>
                                <w:rFonts w:ascii="Arial" w:hAnsi="Arial"/>
                              </w:rPr>
                              <w:t xml:space="preserve"> t</w:t>
                            </w:r>
                            <w:r w:rsidRPr="00EB16CE">
                              <w:rPr>
                                <w:rFonts w:ascii="Arial" w:hAnsi="Arial"/>
                                <w:vertAlign w:val="subscript"/>
                              </w:rPr>
                              <w:t>1/2</w:t>
                            </w:r>
                            <w:r>
                              <w:rPr>
                                <w:rFonts w:ascii="Arial" w:hAnsi="Arial"/>
                              </w:rPr>
                              <w:t xml:space="preserve"> &lt;12</w:t>
                            </w:r>
                            <w:r w:rsidRPr="00EB16CE">
                              <w:rPr>
                                <w:rFonts w:ascii="Arial" w:hAnsi="Arial"/>
                              </w:rPr>
                              <w:t>0 min</w:t>
                            </w:r>
                            <w:r>
                              <w:rPr>
                                <w:rFonts w:ascii="Arial" w:hAnsi="Arial"/>
                              </w:rPr>
                              <w:t xml:space="preserve"> are in blue.</w:t>
                            </w:r>
                            <w:r w:rsidRPr="00EB16CE">
                              <w:rPr>
                                <w:rFonts w:ascii="Arial" w:hAnsi="Arial"/>
                              </w:rPr>
                              <w:t xml:space="preserve"> The moderately unstable compounds that were removed to generate the “pruned” half-life set (</w:t>
                            </w:r>
                            <w:r w:rsidRPr="00EB16CE">
                              <w:rPr>
                                <w:rFonts w:ascii="Arial" w:hAnsi="Arial"/>
                                <w:i/>
                              </w:rPr>
                              <w:t>i.e</w:t>
                            </w:r>
                            <w:r w:rsidRPr="00EB16CE">
                              <w:rPr>
                                <w:rFonts w:ascii="Arial" w:hAnsi="Arial"/>
                              </w:rPr>
                              <w:t>., those with 30</w:t>
                            </w:r>
                            <w:r>
                              <w:rPr>
                                <w:rFonts w:ascii="Arial" w:hAnsi="Arial"/>
                              </w:rPr>
                              <w:t xml:space="preserve"> </w:t>
                            </w:r>
                            <w:r w:rsidRPr="00EB16CE">
                              <w:rPr>
                                <w:rFonts w:ascii="Arial" w:hAnsi="Arial" w:cs="Arial"/>
                              </w:rPr>
                              <w:t>≤</w:t>
                            </w:r>
                            <w:r w:rsidRPr="00EB16CE">
                              <w:rPr>
                                <w:rFonts w:ascii="Arial" w:hAnsi="Arial"/>
                              </w:rPr>
                              <w:t xml:space="preserve"> t</w:t>
                            </w:r>
                            <w:r w:rsidRPr="00EB16CE">
                              <w:rPr>
                                <w:rFonts w:ascii="Arial" w:hAnsi="Arial"/>
                                <w:vertAlign w:val="subscript"/>
                              </w:rPr>
                              <w:t>1/2</w:t>
                            </w:r>
                            <w:r w:rsidRPr="00EB16CE">
                              <w:rPr>
                                <w:rFonts w:ascii="Arial" w:hAnsi="Arial"/>
                              </w:rPr>
                              <w:t xml:space="preserve"> &lt;60 min) are rendered </w:t>
                            </w:r>
                            <w:r>
                              <w:rPr>
                                <w:rFonts w:ascii="Arial" w:hAnsi="Arial"/>
                              </w:rPr>
                              <w:t>as</w:t>
                            </w:r>
                            <w:r w:rsidRPr="00EB16CE">
                              <w:rPr>
                                <w:rFonts w:ascii="Arial" w:hAnsi="Arial"/>
                              </w:rPr>
                              <w:t xml:space="preserve"> </w:t>
                            </w:r>
                            <w:r>
                              <w:rPr>
                                <w:rFonts w:ascii="Arial" w:hAnsi="Arial"/>
                              </w:rPr>
                              <w:t>red spheres with smaller radii</w:t>
                            </w:r>
                            <w:r w:rsidRPr="00EB16CE">
                              <w:rPr>
                                <w:rFonts w:ascii="Arial" w:hAnsi="Arial"/>
                              </w:rPr>
                              <w:t>, and the rest of the “unstable” compounds are displayed in red</w:t>
                            </w:r>
                            <w:r>
                              <w:rPr>
                                <w:rFonts w:ascii="Arial" w:hAnsi="Arial"/>
                              </w:rPr>
                              <w:t xml:space="preserve"> with larger radii</w:t>
                            </w:r>
                            <w:r w:rsidRPr="00EB16CE">
                              <w:rPr>
                                <w:rFonts w:ascii="Arial" w:hAnsi="Arial"/>
                              </w:rPr>
                              <w:t xml:space="preserve">.  All </w:t>
                            </w:r>
                            <w:r>
                              <w:rPr>
                                <w:rFonts w:ascii="Arial" w:hAnsi="Arial"/>
                              </w:rPr>
                              <w:t>four</w:t>
                            </w:r>
                            <w:r w:rsidRPr="00EB16CE">
                              <w:rPr>
                                <w:rFonts w:ascii="Arial" w:hAnsi="Arial"/>
                              </w:rPr>
                              <w:t xml:space="preserve"> types of compounds are well dispersed throughout these three PCs.  No significant clustering occurred.</w:t>
                            </w:r>
                          </w:p>
                          <w:p w14:paraId="379EFA1E" w14:textId="77777777" w:rsidR="00B82AC1" w:rsidRPr="00EB16CE" w:rsidRDefault="00B82AC1" w:rsidP="00EB16CE">
                            <w:pPr>
                              <w:rPr>
                                <w:rFonts w:ascii="Arial" w:hAnsi="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3" type="#_x0000_t202" style="position:absolute;margin-left:9pt;margin-top:25.8pt;width:450pt;height:60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" filled="f" strokecolor="white">
                <v:textbox>
                  <w:txbxContent>
                    <w:p w14:paraId="1784205B" w14:textId="77777777" w:rsidR="00B82AC1" w:rsidRDefault="00B82AC1" w:rsidP="00EB16CE">
                      <w:pPr>
                        <w:jc w:val="center"/>
                        <w:rPr>
                          <w:rFonts w:ascii="Arial" w:hAnsi="Arial"/>
                        </w:rPr>
                      </w:pPr>
                      <w:r w:rsidRPr="00EB16CE">
                        <w:rPr>
                          <w:rFonts w:ascii="Arial" w:hAnsi="Arial"/>
                          <w:noProof/>
                        </w:rPr>
                        <w:drawing>
                          <wp:inline distT="0" distB="0" distL="0" distR="0" wp14:anchorId="37A1F677" wp14:editId="5B790EF1">
                            <wp:extent cx="5486400" cy="4358640"/>
                            <wp:effectExtent l="0" t="0" r="0" b="10160"/>
                            <wp:docPr id="2"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4"/>
                                    <a:stretch>
                                      <a:fillRect/>
                                    </a:stretch>
                                  </pic:blipFill>
                                  <pic:spPr>
                                    <a:xfrm>
                                      <a:off x="0" y="0"/>
                                      <a:ext cx="5486400" cy="4358640"/>
                                    </a:xfrm>
                                    <a:prstGeom prst="rect">
                                      <a:avLst/>
                                    </a:prstGeom>
                                  </pic:spPr>
                                </pic:pic>
                              </a:graphicData>
                            </a:graphic>
                          </wp:inline>
                        </w:drawing>
                      </w:r>
                    </w:p>
                    <w:p w14:paraId="42D9FB8E" w14:textId="77777777" w:rsidR="00B82AC1" w:rsidRDefault="00B82AC1" w:rsidP="008203E2">
                      <w:pPr>
                        <w:rPr>
                          <w:rFonts w:ascii="Arial" w:hAnsi="Arial"/>
                        </w:rPr>
                      </w:pPr>
                    </w:p>
                    <w:p w14:paraId="3F944EC7" w14:textId="60C14BA1" w:rsidR="00B82AC1" w:rsidRPr="00EB16CE" w:rsidRDefault="00B82AC1" w:rsidP="00EB16CE">
                      <w:pPr>
                        <w:jc w:val="both"/>
                        <w:rPr>
                          <w:rFonts w:ascii="Arial" w:hAnsi="Arial"/>
                        </w:rPr>
                      </w:pPr>
                      <w:r w:rsidRPr="00EB16CE">
                        <w:rPr>
                          <w:rFonts w:ascii="Arial" w:hAnsi="Arial"/>
                          <w:b/>
                        </w:rPr>
                        <w:t>Figure S</w:t>
                      </w:r>
                      <w:ins w:id="6" w:author="Alex Perryman" w:date="2015-08-11T16:18:00Z">
                        <w:r>
                          <w:rPr>
                            <w:rFonts w:ascii="Arial" w:hAnsi="Arial"/>
                            <w:b/>
                          </w:rPr>
                          <w:t>5</w:t>
                        </w:r>
                      </w:ins>
                      <w:del w:id="7" w:author="Alex Perryman" w:date="2015-08-11T16:18:00Z">
                        <w:r w:rsidDel="009F6F58">
                          <w:rPr>
                            <w:rFonts w:ascii="Arial" w:hAnsi="Arial"/>
                            <w:b/>
                          </w:rPr>
                          <w:delText>4</w:delText>
                        </w:r>
                      </w:del>
                      <w:r w:rsidRPr="00EB16CE">
                        <w:rPr>
                          <w:rFonts w:ascii="Arial" w:hAnsi="Arial"/>
                          <w:b/>
                        </w:rPr>
                        <w:t>. Principal Component Analysis (PCA) comparing the chemical space sampled by the “full” half-life set, the “pruned” half-life set, and the compounds that were removed to generate the “pruned” set.</w:t>
                      </w:r>
                      <w:r w:rsidRPr="00EB16CE">
                        <w:rPr>
                          <w:rFonts w:ascii="Arial" w:hAnsi="Arial"/>
                        </w:rPr>
                        <w:t xml:space="preserve">  The compounds contained in the MLM half-life training sets were characterized by performing a PCA in Pipeline Pilot</w:t>
                      </w:r>
                      <w:r>
                        <w:rPr>
                          <w:rFonts w:ascii="Arial" w:hAnsi="Arial"/>
                        </w:rPr>
                        <w:t xml:space="preserve"> 9.1 (BIOVIA), which was visualized in Discovery Studio 4.0 (BIOVIA)</w:t>
                      </w:r>
                      <w:r w:rsidRPr="00EB16CE">
                        <w:rPr>
                          <w:rFonts w:ascii="Arial" w:hAnsi="Arial"/>
                        </w:rPr>
                        <w:t>.  PCA used eight interpretable descriptors (</w:t>
                      </w:r>
                      <w:proofErr w:type="spellStart"/>
                      <w:r w:rsidRPr="00EB16CE">
                        <w:rPr>
                          <w:rFonts w:ascii="Arial" w:hAnsi="Arial"/>
                        </w:rPr>
                        <w:t>ALogP</w:t>
                      </w:r>
                      <w:proofErr w:type="spellEnd"/>
                      <w:r w:rsidRPr="00EB16CE">
                        <w:rPr>
                          <w:rFonts w:ascii="Arial" w:hAnsi="Arial"/>
                        </w:rPr>
                        <w:t xml:space="preserve">, molecular weight, number of rotatable bonds, number of hydrogen bond donors, number of hydrogen bond acceptors, number of rings, number of aromatic rings, and molecular fractional polar surface area).  Three principal components (PCs) explain 74% of the variance, while 4 PCs explain 86% of the variance.  The top three PCs </w:t>
                      </w:r>
                      <w:r>
                        <w:rPr>
                          <w:rFonts w:ascii="Arial" w:hAnsi="Arial"/>
                        </w:rPr>
                        <w:t>are plotted.  Very stable</w:t>
                      </w:r>
                      <w:r w:rsidRPr="00EB16CE">
                        <w:rPr>
                          <w:rFonts w:ascii="Arial" w:hAnsi="Arial"/>
                        </w:rPr>
                        <w:t xml:space="preserve"> compounds, which had a t</w:t>
                      </w:r>
                      <w:r w:rsidRPr="00EB16CE">
                        <w:rPr>
                          <w:rFonts w:ascii="Arial" w:hAnsi="Arial"/>
                          <w:vertAlign w:val="subscript"/>
                        </w:rPr>
                        <w:t>1/2</w:t>
                      </w:r>
                      <w:r w:rsidRPr="00EB16CE">
                        <w:rPr>
                          <w:rFonts w:ascii="Arial" w:hAnsi="Arial"/>
                        </w:rPr>
                        <w:t xml:space="preserve"> </w:t>
                      </w:r>
                      <w:r w:rsidRPr="00EB16CE">
                        <w:rPr>
                          <w:rFonts w:ascii="Arial" w:hAnsi="Arial" w:cs="Arial"/>
                        </w:rPr>
                        <w:t>≥</w:t>
                      </w:r>
                      <w:r>
                        <w:rPr>
                          <w:rFonts w:ascii="Arial" w:hAnsi="Arial"/>
                        </w:rPr>
                        <w:t>12</w:t>
                      </w:r>
                      <w:r w:rsidRPr="00EB16CE">
                        <w:rPr>
                          <w:rFonts w:ascii="Arial" w:hAnsi="Arial"/>
                        </w:rPr>
                        <w:t xml:space="preserve">0 min, are shown in </w:t>
                      </w:r>
                      <w:r>
                        <w:rPr>
                          <w:rFonts w:ascii="Arial" w:hAnsi="Arial"/>
                        </w:rPr>
                        <w:t>yellow</w:t>
                      </w:r>
                      <w:r w:rsidRPr="00EB16CE">
                        <w:rPr>
                          <w:rFonts w:ascii="Arial" w:hAnsi="Arial"/>
                        </w:rPr>
                        <w:t xml:space="preserve">.  </w:t>
                      </w:r>
                      <w:r>
                        <w:rPr>
                          <w:rFonts w:ascii="Arial" w:hAnsi="Arial"/>
                        </w:rPr>
                        <w:t xml:space="preserve">The rest of the stable compounds, which had </w:t>
                      </w:r>
                      <w:proofErr w:type="gramStart"/>
                      <w:r>
                        <w:rPr>
                          <w:rFonts w:ascii="Arial" w:hAnsi="Arial"/>
                        </w:rPr>
                        <w:t xml:space="preserve">60 </w:t>
                      </w:r>
                      <w:r w:rsidRPr="00EB16CE">
                        <w:rPr>
                          <w:rFonts w:ascii="Arial" w:hAnsi="Arial" w:cs="Arial"/>
                        </w:rPr>
                        <w:t>≤</w:t>
                      </w:r>
                      <w:proofErr w:type="gramEnd"/>
                      <w:r w:rsidRPr="00EB16CE">
                        <w:rPr>
                          <w:rFonts w:ascii="Arial" w:hAnsi="Arial"/>
                        </w:rPr>
                        <w:t xml:space="preserve"> t</w:t>
                      </w:r>
                      <w:r w:rsidRPr="00EB16CE">
                        <w:rPr>
                          <w:rFonts w:ascii="Arial" w:hAnsi="Arial"/>
                          <w:vertAlign w:val="subscript"/>
                        </w:rPr>
                        <w:t>1/2</w:t>
                      </w:r>
                      <w:r>
                        <w:rPr>
                          <w:rFonts w:ascii="Arial" w:hAnsi="Arial"/>
                        </w:rPr>
                        <w:t xml:space="preserve"> &lt;12</w:t>
                      </w:r>
                      <w:r w:rsidRPr="00EB16CE">
                        <w:rPr>
                          <w:rFonts w:ascii="Arial" w:hAnsi="Arial"/>
                        </w:rPr>
                        <w:t>0 min</w:t>
                      </w:r>
                      <w:r>
                        <w:rPr>
                          <w:rFonts w:ascii="Arial" w:hAnsi="Arial"/>
                        </w:rPr>
                        <w:t xml:space="preserve"> are in blue.</w:t>
                      </w:r>
                      <w:r w:rsidRPr="00EB16CE">
                        <w:rPr>
                          <w:rFonts w:ascii="Arial" w:hAnsi="Arial"/>
                        </w:rPr>
                        <w:t xml:space="preserve"> The moderately unstable compounds that were removed to generate the “pruned” half-life set (</w:t>
                      </w:r>
                      <w:r w:rsidRPr="00EB16CE">
                        <w:rPr>
                          <w:rFonts w:ascii="Arial" w:hAnsi="Arial"/>
                          <w:i/>
                        </w:rPr>
                        <w:t>i.e</w:t>
                      </w:r>
                      <w:r w:rsidRPr="00EB16CE">
                        <w:rPr>
                          <w:rFonts w:ascii="Arial" w:hAnsi="Arial"/>
                        </w:rPr>
                        <w:t>., those with 30</w:t>
                      </w:r>
                      <w:r>
                        <w:rPr>
                          <w:rFonts w:ascii="Arial" w:hAnsi="Arial"/>
                        </w:rPr>
                        <w:t xml:space="preserve"> </w:t>
                      </w:r>
                      <w:r w:rsidRPr="00EB16CE">
                        <w:rPr>
                          <w:rFonts w:ascii="Arial" w:hAnsi="Arial" w:cs="Arial"/>
                        </w:rPr>
                        <w:t>≤</w:t>
                      </w:r>
                      <w:r w:rsidRPr="00EB16CE">
                        <w:rPr>
                          <w:rFonts w:ascii="Arial" w:hAnsi="Arial"/>
                        </w:rPr>
                        <w:t xml:space="preserve"> t</w:t>
                      </w:r>
                      <w:r w:rsidRPr="00EB16CE">
                        <w:rPr>
                          <w:rFonts w:ascii="Arial" w:hAnsi="Arial"/>
                          <w:vertAlign w:val="subscript"/>
                        </w:rPr>
                        <w:t>1/2</w:t>
                      </w:r>
                      <w:r w:rsidRPr="00EB16CE">
                        <w:rPr>
                          <w:rFonts w:ascii="Arial" w:hAnsi="Arial"/>
                        </w:rPr>
                        <w:t xml:space="preserve"> &lt;60 min) are rendered </w:t>
                      </w:r>
                      <w:r>
                        <w:rPr>
                          <w:rFonts w:ascii="Arial" w:hAnsi="Arial"/>
                        </w:rPr>
                        <w:t>as</w:t>
                      </w:r>
                      <w:r w:rsidRPr="00EB16CE">
                        <w:rPr>
                          <w:rFonts w:ascii="Arial" w:hAnsi="Arial"/>
                        </w:rPr>
                        <w:t xml:space="preserve"> </w:t>
                      </w:r>
                      <w:r>
                        <w:rPr>
                          <w:rFonts w:ascii="Arial" w:hAnsi="Arial"/>
                        </w:rPr>
                        <w:t>red spheres with smaller radii</w:t>
                      </w:r>
                      <w:r w:rsidRPr="00EB16CE">
                        <w:rPr>
                          <w:rFonts w:ascii="Arial" w:hAnsi="Arial"/>
                        </w:rPr>
                        <w:t>, and the rest of the “unstable” compounds are displayed in red</w:t>
                      </w:r>
                      <w:r>
                        <w:rPr>
                          <w:rFonts w:ascii="Arial" w:hAnsi="Arial"/>
                        </w:rPr>
                        <w:t xml:space="preserve"> with larger radii</w:t>
                      </w:r>
                      <w:r w:rsidRPr="00EB16CE">
                        <w:rPr>
                          <w:rFonts w:ascii="Arial" w:hAnsi="Arial"/>
                        </w:rPr>
                        <w:t xml:space="preserve">.  All </w:t>
                      </w:r>
                      <w:r>
                        <w:rPr>
                          <w:rFonts w:ascii="Arial" w:hAnsi="Arial"/>
                        </w:rPr>
                        <w:t>four</w:t>
                      </w:r>
                      <w:r w:rsidRPr="00EB16CE">
                        <w:rPr>
                          <w:rFonts w:ascii="Arial" w:hAnsi="Arial"/>
                        </w:rPr>
                        <w:t xml:space="preserve"> types of compounds are well dispersed throughout these three PCs.  No significant clustering occurred.</w:t>
                      </w:r>
                    </w:p>
                    <w:p w14:paraId="379EFA1E" w14:textId="77777777" w:rsidR="00B82AC1" w:rsidRPr="00EB16CE" w:rsidRDefault="00B82AC1" w:rsidP="00EB16CE">
                      <w:pPr>
                        <w:rPr>
                          <w:rFonts w:ascii="Arial" w:hAnsi="Arial"/>
                        </w:rPr>
                      </w:pPr>
                    </w:p>
                  </w:txbxContent>
                </v:textbox>
                <w10:wrap type="topAndBottom"/>
              </v:shape>
            </w:pict>
          </mc:Fallback>
        </mc:AlternateContent>
      </w:r>
    </w:p>
    <w:p w14:paraId="28A0E7C5" w14:textId="77777777" w:rsidR="009F6F58" w:rsidRDefault="009F6F58" w:rsidP="009F6F58">
      <w:pPr>
        <w:spacing w:line="480" w:lineRule="auto"/>
        <w:jc w:val="both"/>
        <w:rPr>
          <w:ins w:id="8" w:author="Alex Perryman" w:date="2015-08-11T16:20:00Z"/>
          <w:rFonts w:ascii="Arial" w:hAnsi="Arial"/>
        </w:rPr>
      </w:pPr>
    </w:p>
    <w:p w14:paraId="3FE84769" w14:textId="77777777" w:rsidR="009F6F58" w:rsidRPr="006765BF" w:rsidRDefault="009F6F58" w:rsidP="009F6F58">
      <w:pPr>
        <w:spacing w:line="480" w:lineRule="auto"/>
        <w:jc w:val="both"/>
        <w:rPr>
          <w:ins w:id="9" w:author="Alex Perryman" w:date="2015-08-11T16:20:00Z"/>
          <w:rFonts w:ascii="Arial" w:hAnsi="Arial"/>
        </w:rPr>
      </w:pPr>
      <w:r w:rsidRPr="0039646D">
        <w:rPr>
          <w:rFonts w:ascii="Arial" w:hAnsi="Arial"/>
          <w:noProof/>
        </w:rPr>
        <w:drawing>
          <wp:inline distT="0" distB="0" distL="0" distR="0" wp14:anchorId="52BD34E7" wp14:editId="3FA36785">
            <wp:extent cx="5943600" cy="4444715"/>
            <wp:effectExtent l="0" t="0" r="0" b="635"/>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stretch>
                      <a:fillRect/>
                    </a:stretch>
                  </pic:blipFill>
                  <pic:spPr>
                    <a:xfrm>
                      <a:off x="0" y="0"/>
                      <a:ext cx="5943600" cy="4444715"/>
                    </a:xfrm>
                    <a:prstGeom prst="rect">
                      <a:avLst/>
                    </a:prstGeom>
                  </pic:spPr>
                </pic:pic>
              </a:graphicData>
            </a:graphic>
          </wp:inline>
        </w:drawing>
      </w:r>
    </w:p>
    <w:p w14:paraId="4D084EA0" w14:textId="48C2C307" w:rsidR="009F6F58" w:rsidRDefault="009F6F58" w:rsidP="009F6F58">
      <w:pPr>
        <w:spacing w:line="480" w:lineRule="auto"/>
        <w:jc w:val="both"/>
        <w:rPr>
          <w:ins w:id="10" w:author="Alex Perryman" w:date="2015-08-12T15:04:00Z"/>
          <w:rFonts w:ascii="Arial" w:hAnsi="Arial"/>
        </w:rPr>
      </w:pPr>
      <w:ins w:id="11" w:author="Alex Perryman" w:date="2015-08-11T16:20:00Z">
        <w:r>
          <w:rPr>
            <w:rFonts w:ascii="Arial" w:hAnsi="Arial"/>
            <w:b/>
          </w:rPr>
          <w:t>Figure S6</w:t>
        </w:r>
        <w:r w:rsidRPr="006765BF">
          <w:rPr>
            <w:rFonts w:ascii="Arial" w:hAnsi="Arial"/>
            <w:b/>
          </w:rPr>
          <w:t xml:space="preserve">. Principal Component Analysis comparing the chemical space sampled by the </w:t>
        </w:r>
        <w:r>
          <w:rPr>
            <w:rFonts w:ascii="Arial" w:hAnsi="Arial"/>
            <w:b/>
          </w:rPr>
          <w:t>pruned</w:t>
        </w:r>
        <w:r w:rsidRPr="006765BF">
          <w:rPr>
            <w:rFonts w:ascii="Arial" w:hAnsi="Arial"/>
            <w:b/>
          </w:rPr>
          <w:t xml:space="preserve"> half-life set to the </w:t>
        </w:r>
        <w:proofErr w:type="spellStart"/>
        <w:r w:rsidRPr="006765BF">
          <w:rPr>
            <w:rFonts w:ascii="Arial" w:hAnsi="Arial"/>
            <w:b/>
          </w:rPr>
          <w:t>Dartois</w:t>
        </w:r>
        <w:proofErr w:type="spellEnd"/>
        <w:r w:rsidRPr="006765BF">
          <w:rPr>
            <w:rFonts w:ascii="Arial" w:hAnsi="Arial"/>
            <w:b/>
          </w:rPr>
          <w:t xml:space="preserve"> 2015 set of 30 </w:t>
        </w:r>
        <w:proofErr w:type="spellStart"/>
        <w:r w:rsidRPr="006765BF">
          <w:rPr>
            <w:rFonts w:ascii="Arial" w:hAnsi="Arial"/>
            <w:b/>
          </w:rPr>
          <w:t>antituberculars</w:t>
        </w:r>
        <w:proofErr w:type="spellEnd"/>
        <w:r w:rsidRPr="006765BF">
          <w:rPr>
            <w:rFonts w:ascii="Arial" w:hAnsi="Arial"/>
            <w:b/>
          </w:rPr>
          <w:t>.</w:t>
        </w:r>
        <w:r w:rsidRPr="006765BF">
          <w:rPr>
            <w:rFonts w:ascii="Arial" w:hAnsi="Arial"/>
          </w:rPr>
          <w:t xml:space="preserve">  This PCA compared the physical properties of the training set that was used to create the best Bayesian model overall, the </w:t>
        </w:r>
        <w:r>
          <w:rPr>
            <w:rFonts w:ascii="Arial" w:hAnsi="Arial"/>
          </w:rPr>
          <w:t>pruned</w:t>
        </w:r>
        <w:r w:rsidRPr="006765BF">
          <w:rPr>
            <w:rFonts w:ascii="Arial" w:hAnsi="Arial"/>
          </w:rPr>
          <w:t xml:space="preserve"> half-life set (shown in red), to the independent test set of 30 </w:t>
        </w:r>
        <w:proofErr w:type="spellStart"/>
        <w:r w:rsidRPr="006765BF">
          <w:rPr>
            <w:rFonts w:ascii="Arial" w:hAnsi="Arial"/>
          </w:rPr>
          <w:t>antitubercular</w:t>
        </w:r>
        <w:proofErr w:type="spellEnd"/>
        <w:r w:rsidRPr="006765BF">
          <w:rPr>
            <w:rFonts w:ascii="Arial" w:hAnsi="Arial"/>
          </w:rPr>
          <w:t xml:space="preserve"> drugs (shown in blue).  Three PCs explained 78% of the variance, while 4 PCs explained 87% of the variance.  The top 3 PCs were plotted in Discovery Studio 4.0 (BIOVIA).  These known </w:t>
        </w:r>
        <w:proofErr w:type="spellStart"/>
        <w:r w:rsidRPr="006765BF">
          <w:rPr>
            <w:rFonts w:ascii="Arial" w:hAnsi="Arial"/>
          </w:rPr>
          <w:t>antituberculars</w:t>
        </w:r>
        <w:proofErr w:type="spellEnd"/>
        <w:r w:rsidRPr="006765BF">
          <w:rPr>
            <w:rFonts w:ascii="Arial" w:hAnsi="Arial"/>
          </w:rPr>
          <w:t xml:space="preserve"> were generally in distinct areas of chemical space that were not thoroughly sampled by the </w:t>
        </w:r>
        <w:r>
          <w:rPr>
            <w:rFonts w:ascii="Arial" w:hAnsi="Arial"/>
          </w:rPr>
          <w:t>pruned</w:t>
        </w:r>
        <w:r w:rsidRPr="006765BF">
          <w:rPr>
            <w:rFonts w:ascii="Arial" w:hAnsi="Arial"/>
          </w:rPr>
          <w:t xml:space="preserve"> half-life set, yet the </w:t>
        </w:r>
        <w:r>
          <w:rPr>
            <w:rFonts w:ascii="Arial" w:hAnsi="Arial"/>
          </w:rPr>
          <w:t>pruned</w:t>
        </w:r>
        <w:r w:rsidRPr="006765BF">
          <w:rPr>
            <w:rFonts w:ascii="Arial" w:hAnsi="Arial"/>
          </w:rPr>
          <w:t xml:space="preserve"> half-life Bayesian predicted their MLM stability classification accurately.</w:t>
        </w:r>
      </w:ins>
    </w:p>
    <w:p w14:paraId="09CBD025" w14:textId="2FC61BCE" w:rsidR="0039646D" w:rsidRPr="000F1DB9" w:rsidRDefault="00183A17" w:rsidP="0039646D">
      <w:pPr>
        <w:spacing w:line="480" w:lineRule="auto"/>
        <w:jc w:val="both"/>
        <w:rPr>
          <w:ins w:id="12" w:author="Alex Perryman" w:date="2015-08-12T15:04:00Z"/>
          <w:rFonts w:ascii="Arial" w:hAnsi="Arial"/>
          <w:b/>
        </w:rPr>
      </w:pPr>
      <w:ins w:id="13" w:author="Joel Freundlich" w:date="2015-09-06T14:15:00Z">
        <w:r>
          <w:rPr>
            <w:rFonts w:ascii="Arial" w:hAnsi="Arial"/>
            <w:b/>
          </w:rPr>
          <w:lastRenderedPageBreak/>
          <w:t xml:space="preserve">Commentary: </w:t>
        </w:r>
      </w:ins>
      <w:ins w:id="14" w:author="Alex Perryman" w:date="2015-08-12T15:04:00Z">
        <w:r w:rsidR="0039646D" w:rsidRPr="000F1DB9">
          <w:rPr>
            <w:rFonts w:ascii="Arial" w:hAnsi="Arial"/>
            <w:b/>
          </w:rPr>
          <w:t>Structural Comparison of the Half-life and Percent Compound Left Sets and the Effect</w:t>
        </w:r>
      </w:ins>
      <w:ins w:id="15" w:author="Alex Perryman" w:date="2015-08-12T15:05:00Z">
        <w:r w:rsidR="0039646D">
          <w:rPr>
            <w:rFonts w:ascii="Arial" w:hAnsi="Arial"/>
            <w:b/>
          </w:rPr>
          <w:t>s</w:t>
        </w:r>
      </w:ins>
      <w:ins w:id="16" w:author="Alex Perryman" w:date="2015-08-12T15:04:00Z">
        <w:r w:rsidR="0039646D" w:rsidRPr="000F1DB9">
          <w:rPr>
            <w:rFonts w:ascii="Arial" w:hAnsi="Arial"/>
            <w:b/>
          </w:rPr>
          <w:t xml:space="preserve"> of Removing Duplicate Compounds on Enrichment Factors</w:t>
        </w:r>
      </w:ins>
    </w:p>
    <w:p w14:paraId="6AFCDF66" w14:textId="77777777" w:rsidR="0039646D" w:rsidRDefault="0039646D" w:rsidP="0039646D">
      <w:pPr>
        <w:spacing w:line="480" w:lineRule="auto"/>
        <w:jc w:val="both"/>
        <w:rPr>
          <w:ins w:id="17" w:author="Alex Perryman" w:date="2015-08-12T15:04:00Z"/>
          <w:rFonts w:ascii="Arial" w:hAnsi="Arial" w:cs="Arial"/>
        </w:rPr>
      </w:pPr>
      <w:ins w:id="18" w:author="Alex Perryman" w:date="2015-08-12T15:04:00Z">
        <w:r>
          <w:rPr>
            <w:rFonts w:ascii="Arial" w:hAnsi="Arial" w:cs="Arial"/>
          </w:rPr>
          <w:t xml:space="preserve">The full percent compound left set has an average of the closest distance of 0.649 to the full half-life set and 0.654 to the pruned half-life set.  Similarly, for the compounds that received the top 50 Bayesian scores, the average of the closest distance values were 0.677 and 0.674 to the full and pruned half-life training sets, with minimum values of 0 and 0, and maximum values of 0.905 and 0.927, respectively.  The average of the maximum </w:t>
        </w:r>
        <w:proofErr w:type="spellStart"/>
        <w:r>
          <w:rPr>
            <w:rFonts w:ascii="Arial" w:hAnsi="Arial" w:cs="Arial"/>
          </w:rPr>
          <w:t>Tanimoto</w:t>
        </w:r>
        <w:proofErr w:type="spellEnd"/>
        <w:r>
          <w:rPr>
            <w:rFonts w:ascii="Arial" w:hAnsi="Arial" w:cs="Arial"/>
          </w:rPr>
          <w:t xml:space="preserve"> similarity values displayed between each member of the full percent compound left set and every member of the full half-life set was 0.22, with a minimum of 0.13 and a maximum of 1.00.  The same </w:t>
        </w:r>
        <w:proofErr w:type="spellStart"/>
        <w:r>
          <w:rPr>
            <w:rFonts w:ascii="Arial" w:hAnsi="Arial" w:cs="Arial"/>
          </w:rPr>
          <w:t>Tanimoto</w:t>
        </w:r>
        <w:proofErr w:type="spellEnd"/>
        <w:r>
          <w:rPr>
            <w:rFonts w:ascii="Arial" w:hAnsi="Arial" w:cs="Arial"/>
          </w:rPr>
          <w:t xml:space="preserve"> similarity values were observed when comparing the full percent compound left set and the pruned half-life set.  Note that the observance of minimum closest distance values of 0 and maximum </w:t>
        </w:r>
        <w:proofErr w:type="spellStart"/>
        <w:r>
          <w:rPr>
            <w:rFonts w:ascii="Arial" w:hAnsi="Arial" w:cs="Arial"/>
          </w:rPr>
          <w:t>Tanimoto</w:t>
        </w:r>
        <w:proofErr w:type="spellEnd"/>
        <w:r>
          <w:rPr>
            <w:rFonts w:ascii="Arial" w:hAnsi="Arial" w:cs="Arial"/>
          </w:rPr>
          <w:t xml:space="preserve"> similarity values of 1.00 indicate that some compounds were present in both the half-life sets and the full percent compound left set.  Although the duplicate compounds were removed within each individual half-life or percent compound left set, compounds that were present in both types of sets were not removed.  9 of the compounds in the full half-life set were present in the full percent compound left set.  9 out of 571 represents 1.6% of this validation set.  If these 9 compounds are removed, then the next closest distance value was 0.455.  Similarly, 8 compounds overlapped between the pruned half-life set and the full percent compound left set.  If these 8 duplicates are removed, then the next closest distance value was 0.455, as well.  Although there were 8 or 9 duplicates between the pruned or full half-life sets and the full percent compound left set, only one of these compounds was present in the top 50 </w:t>
        </w:r>
        <w:r>
          <w:rPr>
            <w:rFonts w:ascii="Arial" w:hAnsi="Arial" w:cs="Arial"/>
          </w:rPr>
          <w:lastRenderedPageBreak/>
          <w:t>compounds according to either model’s Bayesian scores:  this duplicate was ranked as the 45</w:t>
        </w:r>
        <w:r w:rsidRPr="00062E59">
          <w:rPr>
            <w:rFonts w:ascii="Arial" w:hAnsi="Arial" w:cs="Arial"/>
            <w:vertAlign w:val="superscript"/>
          </w:rPr>
          <w:t>th</w:t>
        </w:r>
        <w:r>
          <w:rPr>
            <w:rFonts w:ascii="Arial" w:hAnsi="Arial" w:cs="Arial"/>
          </w:rPr>
          <w:t xml:space="preserve"> compound by the full half-life model and as the 48</w:t>
        </w:r>
        <w:r w:rsidRPr="00062E59">
          <w:rPr>
            <w:rFonts w:ascii="Arial" w:hAnsi="Arial" w:cs="Arial"/>
            <w:vertAlign w:val="superscript"/>
          </w:rPr>
          <w:t>th</w:t>
        </w:r>
        <w:r>
          <w:rPr>
            <w:rFonts w:ascii="Arial" w:hAnsi="Arial" w:cs="Arial"/>
          </w:rPr>
          <w:t xml:space="preserve"> compound by the pruned half-life model.  When these duplicates were removed, it only slightly decreased the enrichment factor for the full half-life Bayesian from 3.46 to 3.35, since it predicted the 51</w:t>
        </w:r>
        <w:r w:rsidRPr="00A70B77">
          <w:rPr>
            <w:rFonts w:ascii="Arial" w:hAnsi="Arial" w:cs="Arial"/>
            <w:vertAlign w:val="superscript"/>
          </w:rPr>
          <w:t>st</w:t>
        </w:r>
        <w:r>
          <w:rPr>
            <w:rFonts w:ascii="Arial" w:hAnsi="Arial" w:cs="Arial"/>
          </w:rPr>
          <w:t xml:space="preserve"> compound incorrectly.  However, the pruned half-life Bayesian predicted the 51</w:t>
        </w:r>
        <w:r w:rsidRPr="00A70B77">
          <w:rPr>
            <w:rFonts w:ascii="Arial" w:hAnsi="Arial" w:cs="Arial"/>
            <w:vertAlign w:val="superscript"/>
          </w:rPr>
          <w:t>st</w:t>
        </w:r>
        <w:r>
          <w:rPr>
            <w:rFonts w:ascii="Arial" w:hAnsi="Arial" w:cs="Arial"/>
          </w:rPr>
          <w:t xml:space="preserve"> top-scoring compound correctly; thus, removing that duplicate did not change its enrichment factor from 3.25.  Unlike the trends in 2D similarity, with respect to physiochemical properties, a fair amount of similarity exists between these sets in PCA plots (Fig. S7</w:t>
        </w:r>
        <w:r w:rsidRPr="005C640F">
          <w:rPr>
            <w:rFonts w:ascii="Arial" w:hAnsi="Arial" w:cs="Arial"/>
          </w:rPr>
          <w:t xml:space="preserve"> and Fig. </w:t>
        </w:r>
        <w:r>
          <w:rPr>
            <w:rFonts w:ascii="Arial" w:hAnsi="Arial" w:cs="Arial"/>
          </w:rPr>
          <w:t>S8).</w:t>
        </w:r>
      </w:ins>
    </w:p>
    <w:p w14:paraId="78F5D3D0" w14:textId="75457F1D" w:rsidR="0039646D" w:rsidDel="002A010E" w:rsidRDefault="002A010E" w:rsidP="009F6F58">
      <w:pPr>
        <w:spacing w:line="480" w:lineRule="auto"/>
        <w:jc w:val="both"/>
        <w:rPr>
          <w:ins w:id="19" w:author="Alex Perryman" w:date="2015-08-12T15:26:00Z"/>
          <w:del w:id="20" w:author="Joel Freundlich" w:date="2015-09-06T14:16:00Z"/>
          <w:rFonts w:ascii="Arial" w:hAnsi="Arial"/>
        </w:rPr>
      </w:pPr>
      <w:ins w:id="21" w:author="Joel Freundlich" w:date="2015-09-06T14:16:00Z">
        <w:r>
          <w:rPr>
            <w:rFonts w:ascii="Arial" w:hAnsi="Arial" w:cs="Arial"/>
          </w:rPr>
          <w:tab/>
        </w:r>
      </w:ins>
    </w:p>
    <w:p w14:paraId="6BD5EEC7" w14:textId="5B235374" w:rsidR="00743B3E" w:rsidRDefault="00743B3E" w:rsidP="009F6F58">
      <w:pPr>
        <w:spacing w:line="480" w:lineRule="auto"/>
        <w:jc w:val="both"/>
        <w:rPr>
          <w:ins w:id="22" w:author="Alex Perryman" w:date="2015-08-11T16:20:00Z"/>
          <w:rFonts w:ascii="Arial" w:hAnsi="Arial"/>
        </w:rPr>
      </w:pPr>
      <w:ins w:id="23" w:author="Alex Perryman" w:date="2015-08-12T15:26:00Z">
        <w:r>
          <w:rPr>
            <w:rFonts w:ascii="Arial" w:hAnsi="Arial" w:cs="Arial"/>
          </w:rPr>
          <w:t>Of the 8 or 9 compounds that were present in both the pruned or full half-life training sets and the percent compound left validation set, 3 of these compounds were present in the top-scoring results for the pruned half-life CDD Bayesian (ranked as 9</w:t>
        </w:r>
        <w:r w:rsidRPr="001C5915">
          <w:rPr>
            <w:rFonts w:ascii="Arial" w:hAnsi="Arial" w:cs="Arial"/>
            <w:vertAlign w:val="superscript"/>
          </w:rPr>
          <w:t>th</w:t>
        </w:r>
        <w:r>
          <w:rPr>
            <w:rFonts w:ascii="Arial" w:hAnsi="Arial" w:cs="Arial"/>
          </w:rPr>
          <w:t>, 12</w:t>
        </w:r>
        <w:r w:rsidRPr="001C5915">
          <w:rPr>
            <w:rFonts w:ascii="Arial" w:hAnsi="Arial" w:cs="Arial"/>
            <w:vertAlign w:val="superscript"/>
          </w:rPr>
          <w:t>th</w:t>
        </w:r>
        <w:r>
          <w:rPr>
            <w:rFonts w:ascii="Arial" w:hAnsi="Arial" w:cs="Arial"/>
          </w:rPr>
          <w:t xml:space="preserve"> and 39</w:t>
        </w:r>
        <w:r w:rsidRPr="001C5915">
          <w:rPr>
            <w:rFonts w:ascii="Arial" w:hAnsi="Arial" w:cs="Arial"/>
            <w:vertAlign w:val="superscript"/>
          </w:rPr>
          <w:t>th</w:t>
        </w:r>
        <w:r>
          <w:rPr>
            <w:rFonts w:ascii="Arial" w:hAnsi="Arial" w:cs="Arial"/>
          </w:rPr>
          <w:t>), and 3 were also present in the top-scoring results for the full half-life CDD Bayesian (ranked as 7</w:t>
        </w:r>
        <w:r w:rsidRPr="001C5915">
          <w:rPr>
            <w:rFonts w:ascii="Arial" w:hAnsi="Arial" w:cs="Arial"/>
            <w:vertAlign w:val="superscript"/>
          </w:rPr>
          <w:t>th</w:t>
        </w:r>
        <w:r>
          <w:rPr>
            <w:rFonts w:ascii="Arial" w:hAnsi="Arial" w:cs="Arial"/>
          </w:rPr>
          <w:t>, 13</w:t>
        </w:r>
        <w:r w:rsidRPr="001C5915">
          <w:rPr>
            <w:rFonts w:ascii="Arial" w:hAnsi="Arial" w:cs="Arial"/>
            <w:vertAlign w:val="superscript"/>
          </w:rPr>
          <w:t>th</w:t>
        </w:r>
        <w:r>
          <w:rPr>
            <w:rFonts w:ascii="Arial" w:hAnsi="Arial" w:cs="Arial"/>
          </w:rPr>
          <w:t>, and 34</w:t>
        </w:r>
        <w:r w:rsidRPr="001C5915">
          <w:rPr>
            <w:rFonts w:ascii="Arial" w:hAnsi="Arial" w:cs="Arial"/>
            <w:vertAlign w:val="superscript"/>
          </w:rPr>
          <w:t>th</w:t>
        </w:r>
        <w:r>
          <w:rPr>
            <w:rFonts w:ascii="Arial" w:hAnsi="Arial" w:cs="Arial"/>
          </w:rPr>
          <w:t>).  When these duplicate compounds were removed, the enrichment factors for the CDD Bayesians decreased to 1.05 for the full model and 0.84 for the pruned model (</w:t>
        </w:r>
        <w:r w:rsidRPr="003E1048">
          <w:rPr>
            <w:rFonts w:ascii="Arial" w:hAnsi="Arial" w:cs="Arial"/>
            <w:i/>
          </w:rPr>
          <w:t>i.e</w:t>
        </w:r>
        <w:r>
          <w:rPr>
            <w:rFonts w:ascii="Arial" w:hAnsi="Arial" w:cs="Arial"/>
          </w:rPr>
          <w:t>., near or below random chance, respectively).</w:t>
        </w:r>
      </w:ins>
    </w:p>
    <w:p w14:paraId="2F0A0AEA" w14:textId="77777777" w:rsidR="008203E2" w:rsidRDefault="008203E2" w:rsidP="008203E2">
      <w:pPr>
        <w:rPr>
          <w:rFonts w:ascii="Arial" w:hAnsi="Arial"/>
        </w:rPr>
      </w:pPr>
      <w:r>
        <w:rPr>
          <w:rFonts w:ascii="Arial" w:hAnsi="Arial"/>
          <w:noProof/>
        </w:rPr>
        <w:lastRenderedPageBreak/>
        <mc:AlternateContent>
          <mc:Choice Requires="wps">
            <w:drawing>
              <wp:anchor distT="0" distB="0" distL="114300" distR="114300" simplePos="0" relativeHeight="251662336" behindDoc="0" locked="0" layoutInCell="1" allowOverlap="1" wp14:anchorId="416E39F3" wp14:editId="5E73001B">
                <wp:simplePos x="0" y="0"/>
                <wp:positionH relativeFrom="column">
                  <wp:posOffset>0</wp:posOffset>
                </wp:positionH>
                <wp:positionV relativeFrom="paragraph">
                  <wp:posOffset>281940</wp:posOffset>
                </wp:positionV>
                <wp:extent cx="5981700" cy="6918960"/>
                <wp:effectExtent l="0" t="0" r="38100" b="15240"/>
                <wp:wrapTopAndBottom/>
                <wp:docPr id="10" name="Text Box 10"/>
                <wp:cNvGraphicFramePr/>
                <a:graphic xmlns:a="http://schemas.openxmlformats.org/drawingml/2006/main">
                  <a:graphicData uri="http://schemas.microsoft.com/office/word/2010/wordprocessingShape">
                    <wps:wsp>
                      <wps:cNvSpPr txBox="1"/>
                      <wps:spPr>
                        <a:xfrm>
                          <a:off x="0" y="0"/>
                          <a:ext cx="5981700" cy="6918960"/>
                        </a:xfrm>
                        <a:prstGeom prst="rect">
                          <a:avLst/>
                        </a:prstGeom>
                        <a:noFill/>
                        <a:ln>
                          <a:solidFill>
                            <a:srgbClr val="FFFFFF"/>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301145" w14:textId="77777777" w:rsidR="00B82AC1" w:rsidRDefault="00B82AC1" w:rsidP="005F67B6">
                            <w:pPr>
                              <w:jc w:val="center"/>
                              <w:rPr>
                                <w:rFonts w:ascii="Arial" w:hAnsi="Arial"/>
                              </w:rPr>
                            </w:pPr>
                            <w:r w:rsidRPr="0064469B">
                              <w:rPr>
                                <w:rFonts w:ascii="Arial" w:hAnsi="Arial"/>
                                <w:noProof/>
                              </w:rPr>
                              <w:drawing>
                                <wp:inline distT="0" distB="0" distL="0" distR="0" wp14:anchorId="4E3F19FA" wp14:editId="65D47145">
                                  <wp:extent cx="5486400" cy="4454117"/>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6"/>
                                          <a:srcRect l="17592" t="8111" r="19290" b="5011"/>
                                          <a:stretch/>
                                        </pic:blipFill>
                                        <pic:spPr bwMode="auto">
                                          <a:xfrm>
                                            <a:off x="0" y="0"/>
                                            <a:ext cx="5486400" cy="4454117"/>
                                          </a:xfrm>
                                          <a:prstGeom prst="rect">
                                            <a:avLst/>
                                          </a:prstGeom>
                                          <a:ln>
                                            <a:noFill/>
                                          </a:ln>
                                          <a:extLst>
                                            <a:ext uri="{53640926-AAD7-44d8-BBD7-CCE9431645EC}">
                                              <a14:shadowObscured xmlns:a14="http://schemas.microsoft.com/office/drawing/2010/main"/>
                                            </a:ext>
                                          </a:extLst>
                                        </pic:spPr>
                                      </pic:pic>
                                    </a:graphicData>
                                  </a:graphic>
                                </wp:inline>
                              </w:drawing>
                            </w:r>
                          </w:p>
                          <w:p w14:paraId="1F135092" w14:textId="77777777" w:rsidR="00B82AC1" w:rsidRDefault="00B82AC1" w:rsidP="008203E2">
                            <w:pPr>
                              <w:rPr>
                                <w:rFonts w:ascii="Arial" w:hAnsi="Arial"/>
                              </w:rPr>
                            </w:pPr>
                          </w:p>
                          <w:p w14:paraId="4306B5F9" w14:textId="77777777" w:rsidR="00B82AC1" w:rsidRDefault="00B82AC1" w:rsidP="008203E2">
                            <w:pPr>
                              <w:rPr>
                                <w:rFonts w:ascii="Arial" w:hAnsi="Arial"/>
                              </w:rPr>
                            </w:pPr>
                          </w:p>
                          <w:p w14:paraId="737FEF7D" w14:textId="3133BB30" w:rsidR="00B82AC1" w:rsidRPr="005F67B6" w:rsidRDefault="00B82AC1" w:rsidP="005F67B6">
                            <w:pPr>
                              <w:jc w:val="both"/>
                              <w:rPr>
                                <w:rFonts w:ascii="Arial" w:hAnsi="Arial"/>
                              </w:rPr>
                            </w:pPr>
                            <w:r w:rsidRPr="005F67B6">
                              <w:rPr>
                                <w:rFonts w:ascii="Arial" w:hAnsi="Arial"/>
                                <w:b/>
                              </w:rPr>
                              <w:t>Figure S</w:t>
                            </w:r>
                            <w:ins w:id="24" w:author="Alex Perryman" w:date="2015-08-11T16:20:00Z">
                              <w:r>
                                <w:rPr>
                                  <w:rFonts w:ascii="Arial" w:hAnsi="Arial"/>
                                  <w:b/>
                                </w:rPr>
                                <w:t>7</w:t>
                              </w:r>
                            </w:ins>
                            <w:del w:id="25" w:author="Alex Perryman" w:date="2015-08-11T16:20:00Z">
                              <w:r w:rsidDel="009F6F58">
                                <w:rPr>
                                  <w:rFonts w:ascii="Arial" w:hAnsi="Arial"/>
                                  <w:b/>
                                </w:rPr>
                                <w:delText>5</w:delText>
                              </w:r>
                            </w:del>
                            <w:r w:rsidRPr="005F67B6">
                              <w:rPr>
                                <w:rFonts w:ascii="Arial" w:hAnsi="Arial"/>
                                <w:b/>
                              </w:rPr>
                              <w:t xml:space="preserve">. Principal Component Analysis (PCA) comparing the chemical space sampled by the “full” half-life set, the “full” percent compound left set, and the </w:t>
                            </w:r>
                            <w:proofErr w:type="spellStart"/>
                            <w:r w:rsidRPr="005F67B6">
                              <w:rPr>
                                <w:rFonts w:ascii="Arial" w:hAnsi="Arial"/>
                                <w:b/>
                              </w:rPr>
                              <w:t>Dartois</w:t>
                            </w:r>
                            <w:proofErr w:type="spellEnd"/>
                            <w:r w:rsidRPr="005F67B6">
                              <w:rPr>
                                <w:rFonts w:ascii="Arial" w:hAnsi="Arial"/>
                                <w:b/>
                              </w:rPr>
                              <w:t xml:space="preserve"> </w:t>
                            </w:r>
                            <w:r>
                              <w:rPr>
                                <w:rFonts w:ascii="Arial" w:hAnsi="Arial"/>
                                <w:b/>
                              </w:rPr>
                              <w:t xml:space="preserve">2015 </w:t>
                            </w:r>
                            <w:r w:rsidRPr="005F67B6">
                              <w:rPr>
                                <w:rFonts w:ascii="Arial" w:hAnsi="Arial"/>
                                <w:b/>
                              </w:rPr>
                              <w:t xml:space="preserve">set of known </w:t>
                            </w:r>
                            <w:proofErr w:type="spellStart"/>
                            <w:r w:rsidRPr="005F67B6">
                              <w:rPr>
                                <w:rFonts w:ascii="Arial" w:hAnsi="Arial"/>
                                <w:b/>
                              </w:rPr>
                              <w:t>antitubercular</w:t>
                            </w:r>
                            <w:proofErr w:type="spellEnd"/>
                            <w:r w:rsidRPr="005F67B6">
                              <w:rPr>
                                <w:rFonts w:ascii="Arial" w:hAnsi="Arial"/>
                                <w:b/>
                              </w:rPr>
                              <w:t xml:space="preserve"> drugs.</w:t>
                            </w:r>
                            <w:r w:rsidRPr="005F67B6">
                              <w:rPr>
                                <w:rFonts w:ascii="Arial" w:hAnsi="Arial"/>
                              </w:rPr>
                              <w:t xml:space="preserve">  Three principal components (PCs) explain 76% of the variance, while 4 PCs explain 85% of the variance.  The top three PCs </w:t>
                            </w:r>
                            <w:r>
                              <w:rPr>
                                <w:rFonts w:ascii="Arial" w:hAnsi="Arial"/>
                              </w:rPr>
                              <w:t>were</w:t>
                            </w:r>
                            <w:r w:rsidRPr="005F67B6">
                              <w:rPr>
                                <w:rFonts w:ascii="Arial" w:hAnsi="Arial"/>
                              </w:rPr>
                              <w:t xml:space="preserve"> plotted</w:t>
                            </w:r>
                            <w:r>
                              <w:rPr>
                                <w:rFonts w:ascii="Arial" w:hAnsi="Arial"/>
                              </w:rPr>
                              <w:t xml:space="preserve"> in Discovery Studio 4.1 (BIOVIA)</w:t>
                            </w:r>
                            <w:r w:rsidRPr="005F67B6">
                              <w:rPr>
                                <w:rFonts w:ascii="Arial" w:hAnsi="Arial"/>
                              </w:rPr>
                              <w:t xml:space="preserve">.  </w:t>
                            </w:r>
                            <w:r w:rsidRPr="009B2D3B">
                              <w:rPr>
                                <w:rFonts w:ascii="Arial" w:hAnsi="Arial"/>
                              </w:rPr>
                              <w:t xml:space="preserve">The “full” half-life set is shown in red, the “full” percent compound left set is in green, and the set of known </w:t>
                            </w:r>
                            <w:proofErr w:type="spellStart"/>
                            <w:r w:rsidRPr="009B2D3B">
                              <w:rPr>
                                <w:rFonts w:ascii="Arial" w:hAnsi="Arial"/>
                              </w:rPr>
                              <w:t>antitubercular</w:t>
                            </w:r>
                            <w:proofErr w:type="spellEnd"/>
                            <w:r w:rsidRPr="009B2D3B">
                              <w:rPr>
                                <w:rFonts w:ascii="Arial" w:hAnsi="Arial"/>
                              </w:rPr>
                              <w:t xml:space="preserve"> drugs is rendered in</w:t>
                            </w:r>
                            <w:r>
                              <w:rPr>
                                <w:rFonts w:ascii="Arial" w:hAnsi="Arial"/>
                              </w:rPr>
                              <w:t xml:space="preserve"> blue</w:t>
                            </w:r>
                            <w:r w:rsidRPr="009B2D3B">
                              <w:rPr>
                                <w:rFonts w:ascii="Arial" w:hAnsi="Arial"/>
                              </w:rPr>
                              <w:t>.</w:t>
                            </w:r>
                            <w:r w:rsidRPr="005F67B6">
                              <w:rPr>
                                <w:rFonts w:ascii="Arial" w:hAnsi="Arial"/>
                              </w:rPr>
                              <w:t xml:space="preserve">  These known </w:t>
                            </w:r>
                            <w:proofErr w:type="spellStart"/>
                            <w:r w:rsidRPr="005F67B6">
                              <w:rPr>
                                <w:rFonts w:ascii="Arial" w:hAnsi="Arial"/>
                              </w:rPr>
                              <w:t>antituberculars</w:t>
                            </w:r>
                            <w:proofErr w:type="spellEnd"/>
                            <w:r w:rsidRPr="005F67B6">
                              <w:rPr>
                                <w:rFonts w:ascii="Arial" w:hAnsi="Arial"/>
                              </w:rPr>
                              <w:t xml:space="preserve"> were generally in distinct areas of chemical space that were not thoroughly sampled by the “</w:t>
                            </w:r>
                            <w:r>
                              <w:rPr>
                                <w:rFonts w:ascii="Arial" w:hAnsi="Arial"/>
                              </w:rPr>
                              <w:t>full</w:t>
                            </w:r>
                            <w:r w:rsidRPr="005F67B6">
                              <w:rPr>
                                <w:rFonts w:ascii="Arial" w:hAnsi="Arial"/>
                              </w:rPr>
                              <w:t>” half-life set</w:t>
                            </w:r>
                            <w:r>
                              <w:rPr>
                                <w:rFonts w:ascii="Arial" w:hAnsi="Arial"/>
                              </w:rPr>
                              <w:t xml:space="preserve"> or the “full” % compound left set</w:t>
                            </w:r>
                            <w:r w:rsidRPr="005F67B6">
                              <w:rPr>
                                <w:rFonts w:ascii="Arial" w:hAnsi="Arial"/>
                              </w:rPr>
                              <w:t xml:space="preserve">, yet </w:t>
                            </w:r>
                            <w:r>
                              <w:rPr>
                                <w:rFonts w:ascii="Arial" w:hAnsi="Arial"/>
                              </w:rPr>
                              <w:t>the “full” and “pruned” half-life MLM</w:t>
                            </w:r>
                            <w:r w:rsidRPr="005F67B6">
                              <w:rPr>
                                <w:rFonts w:ascii="Arial" w:hAnsi="Arial"/>
                              </w:rPr>
                              <w:t xml:space="preserve"> Bayesian</w:t>
                            </w:r>
                            <w:r>
                              <w:rPr>
                                <w:rFonts w:ascii="Arial" w:hAnsi="Arial"/>
                              </w:rPr>
                              <w:t xml:space="preserve"> models predicted the </w:t>
                            </w:r>
                            <w:r w:rsidRPr="005F67B6">
                              <w:rPr>
                                <w:rFonts w:ascii="Arial" w:hAnsi="Arial"/>
                              </w:rPr>
                              <w:t>stability classification</w:t>
                            </w:r>
                            <w:r>
                              <w:rPr>
                                <w:rFonts w:ascii="Arial" w:hAnsi="Arial"/>
                              </w:rPr>
                              <w:t xml:space="preserve"> of these </w:t>
                            </w:r>
                            <w:proofErr w:type="spellStart"/>
                            <w:r>
                              <w:rPr>
                                <w:rFonts w:ascii="Arial" w:hAnsi="Arial"/>
                              </w:rPr>
                              <w:t>antitubercular</w:t>
                            </w:r>
                            <w:proofErr w:type="spellEnd"/>
                            <w:r>
                              <w:rPr>
                                <w:rFonts w:ascii="Arial" w:hAnsi="Arial"/>
                              </w:rPr>
                              <w:t xml:space="preserve"> drugs</w:t>
                            </w:r>
                            <w:r w:rsidRPr="005F67B6">
                              <w:rPr>
                                <w:rFonts w:ascii="Arial" w:hAnsi="Arial"/>
                              </w:rPr>
                              <w:t xml:space="preserve"> accurately.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margin-left:0;margin-top:22.2pt;width:471pt;height:54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" filled="f" strokecolor="white">
                <v:textbox>
                  <w:txbxContent>
                    <w:p w14:paraId="10301145" w14:textId="77777777" w:rsidR="00B82AC1" w:rsidRDefault="00B82AC1" w:rsidP="005F67B6">
                      <w:pPr>
                        <w:jc w:val="center"/>
                        <w:rPr>
                          <w:rFonts w:ascii="Arial" w:hAnsi="Arial"/>
                        </w:rPr>
                      </w:pPr>
                      <w:r w:rsidRPr="0064469B">
                        <w:rPr>
                          <w:rFonts w:ascii="Arial" w:hAnsi="Arial"/>
                          <w:noProof/>
                        </w:rPr>
                        <w:drawing>
                          <wp:inline distT="0" distB="0" distL="0" distR="0" wp14:anchorId="4E3F19FA" wp14:editId="65D47145">
                            <wp:extent cx="5486400" cy="4454117"/>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6"/>
                                    <a:srcRect l="17592" t="8111" r="19290" b="5011"/>
                                    <a:stretch/>
                                  </pic:blipFill>
                                  <pic:spPr bwMode="auto">
                                    <a:xfrm>
                                      <a:off x="0" y="0"/>
                                      <a:ext cx="5486400" cy="4454117"/>
                                    </a:xfrm>
                                    <a:prstGeom prst="rect">
                                      <a:avLst/>
                                    </a:prstGeom>
                                    <a:ln>
                                      <a:noFill/>
                                    </a:ln>
                                    <a:extLst>
                                      <a:ext uri="{53640926-AAD7-44d8-BBD7-CCE9431645EC}">
                                        <a14:shadowObscured xmlns:a14="http://schemas.microsoft.com/office/drawing/2010/main"/>
                                      </a:ext>
                                    </a:extLst>
                                  </pic:spPr>
                                </pic:pic>
                              </a:graphicData>
                            </a:graphic>
                          </wp:inline>
                        </w:drawing>
                      </w:r>
                    </w:p>
                    <w:p w14:paraId="1F135092" w14:textId="77777777" w:rsidR="00B82AC1" w:rsidRDefault="00B82AC1" w:rsidP="008203E2">
                      <w:pPr>
                        <w:rPr>
                          <w:rFonts w:ascii="Arial" w:hAnsi="Arial"/>
                        </w:rPr>
                      </w:pPr>
                    </w:p>
                    <w:p w14:paraId="4306B5F9" w14:textId="77777777" w:rsidR="00B82AC1" w:rsidRDefault="00B82AC1" w:rsidP="008203E2">
                      <w:pPr>
                        <w:rPr>
                          <w:rFonts w:ascii="Arial" w:hAnsi="Arial"/>
                        </w:rPr>
                      </w:pPr>
                    </w:p>
                    <w:p w14:paraId="737FEF7D" w14:textId="3133BB30" w:rsidR="00B82AC1" w:rsidRPr="005F67B6" w:rsidRDefault="00B82AC1" w:rsidP="005F67B6">
                      <w:pPr>
                        <w:jc w:val="both"/>
                        <w:rPr>
                          <w:rFonts w:ascii="Arial" w:hAnsi="Arial"/>
                        </w:rPr>
                      </w:pPr>
                      <w:r w:rsidRPr="005F67B6">
                        <w:rPr>
                          <w:rFonts w:ascii="Arial" w:hAnsi="Arial"/>
                          <w:b/>
                        </w:rPr>
                        <w:t>Figure S</w:t>
                      </w:r>
                      <w:ins w:id="26" w:author="Alex Perryman" w:date="2015-08-11T16:20:00Z">
                        <w:r>
                          <w:rPr>
                            <w:rFonts w:ascii="Arial" w:hAnsi="Arial"/>
                            <w:b/>
                          </w:rPr>
                          <w:t>7</w:t>
                        </w:r>
                      </w:ins>
                      <w:del w:id="27" w:author="Alex Perryman" w:date="2015-08-11T16:20:00Z">
                        <w:r w:rsidDel="009F6F58">
                          <w:rPr>
                            <w:rFonts w:ascii="Arial" w:hAnsi="Arial"/>
                            <w:b/>
                          </w:rPr>
                          <w:delText>5</w:delText>
                        </w:r>
                      </w:del>
                      <w:r w:rsidRPr="005F67B6">
                        <w:rPr>
                          <w:rFonts w:ascii="Arial" w:hAnsi="Arial"/>
                          <w:b/>
                        </w:rPr>
                        <w:t xml:space="preserve">. Principal Component Analysis (PCA) comparing the chemical space sampled by the “full” half-life set, the “full” percent compound left set, and the </w:t>
                      </w:r>
                      <w:proofErr w:type="spellStart"/>
                      <w:r w:rsidRPr="005F67B6">
                        <w:rPr>
                          <w:rFonts w:ascii="Arial" w:hAnsi="Arial"/>
                          <w:b/>
                        </w:rPr>
                        <w:t>Dartois</w:t>
                      </w:r>
                      <w:proofErr w:type="spellEnd"/>
                      <w:r w:rsidRPr="005F67B6">
                        <w:rPr>
                          <w:rFonts w:ascii="Arial" w:hAnsi="Arial"/>
                          <w:b/>
                        </w:rPr>
                        <w:t xml:space="preserve"> </w:t>
                      </w:r>
                      <w:r>
                        <w:rPr>
                          <w:rFonts w:ascii="Arial" w:hAnsi="Arial"/>
                          <w:b/>
                        </w:rPr>
                        <w:t xml:space="preserve">2015 </w:t>
                      </w:r>
                      <w:r w:rsidRPr="005F67B6">
                        <w:rPr>
                          <w:rFonts w:ascii="Arial" w:hAnsi="Arial"/>
                          <w:b/>
                        </w:rPr>
                        <w:t xml:space="preserve">set of known </w:t>
                      </w:r>
                      <w:proofErr w:type="spellStart"/>
                      <w:r w:rsidRPr="005F67B6">
                        <w:rPr>
                          <w:rFonts w:ascii="Arial" w:hAnsi="Arial"/>
                          <w:b/>
                        </w:rPr>
                        <w:t>antitubercular</w:t>
                      </w:r>
                      <w:proofErr w:type="spellEnd"/>
                      <w:r w:rsidRPr="005F67B6">
                        <w:rPr>
                          <w:rFonts w:ascii="Arial" w:hAnsi="Arial"/>
                          <w:b/>
                        </w:rPr>
                        <w:t xml:space="preserve"> drugs.</w:t>
                      </w:r>
                      <w:r w:rsidRPr="005F67B6">
                        <w:rPr>
                          <w:rFonts w:ascii="Arial" w:hAnsi="Arial"/>
                        </w:rPr>
                        <w:t xml:space="preserve">  Three principal components (PCs) explain 76% of the variance, while 4 PCs explain 85% of the variance.  The top three PCs </w:t>
                      </w:r>
                      <w:r>
                        <w:rPr>
                          <w:rFonts w:ascii="Arial" w:hAnsi="Arial"/>
                        </w:rPr>
                        <w:t>were</w:t>
                      </w:r>
                      <w:r w:rsidRPr="005F67B6">
                        <w:rPr>
                          <w:rFonts w:ascii="Arial" w:hAnsi="Arial"/>
                        </w:rPr>
                        <w:t xml:space="preserve"> plotted</w:t>
                      </w:r>
                      <w:r>
                        <w:rPr>
                          <w:rFonts w:ascii="Arial" w:hAnsi="Arial"/>
                        </w:rPr>
                        <w:t xml:space="preserve"> in Discovery Studio 4.1 (BIOVIA)</w:t>
                      </w:r>
                      <w:r w:rsidRPr="005F67B6">
                        <w:rPr>
                          <w:rFonts w:ascii="Arial" w:hAnsi="Arial"/>
                        </w:rPr>
                        <w:t xml:space="preserve">.  </w:t>
                      </w:r>
                      <w:r w:rsidRPr="009B2D3B">
                        <w:rPr>
                          <w:rFonts w:ascii="Arial" w:hAnsi="Arial"/>
                        </w:rPr>
                        <w:t xml:space="preserve">The “full” half-life set is shown in red, the “full” percent compound left set is in green, and the set of known </w:t>
                      </w:r>
                      <w:proofErr w:type="spellStart"/>
                      <w:r w:rsidRPr="009B2D3B">
                        <w:rPr>
                          <w:rFonts w:ascii="Arial" w:hAnsi="Arial"/>
                        </w:rPr>
                        <w:t>antitubercular</w:t>
                      </w:r>
                      <w:proofErr w:type="spellEnd"/>
                      <w:r w:rsidRPr="009B2D3B">
                        <w:rPr>
                          <w:rFonts w:ascii="Arial" w:hAnsi="Arial"/>
                        </w:rPr>
                        <w:t xml:space="preserve"> drugs is rendered in</w:t>
                      </w:r>
                      <w:r>
                        <w:rPr>
                          <w:rFonts w:ascii="Arial" w:hAnsi="Arial"/>
                        </w:rPr>
                        <w:t xml:space="preserve"> blue</w:t>
                      </w:r>
                      <w:r w:rsidRPr="009B2D3B">
                        <w:rPr>
                          <w:rFonts w:ascii="Arial" w:hAnsi="Arial"/>
                        </w:rPr>
                        <w:t>.</w:t>
                      </w:r>
                      <w:r w:rsidRPr="005F67B6">
                        <w:rPr>
                          <w:rFonts w:ascii="Arial" w:hAnsi="Arial"/>
                        </w:rPr>
                        <w:t xml:space="preserve">  These known </w:t>
                      </w:r>
                      <w:proofErr w:type="spellStart"/>
                      <w:r w:rsidRPr="005F67B6">
                        <w:rPr>
                          <w:rFonts w:ascii="Arial" w:hAnsi="Arial"/>
                        </w:rPr>
                        <w:t>antituberculars</w:t>
                      </w:r>
                      <w:proofErr w:type="spellEnd"/>
                      <w:r w:rsidRPr="005F67B6">
                        <w:rPr>
                          <w:rFonts w:ascii="Arial" w:hAnsi="Arial"/>
                        </w:rPr>
                        <w:t xml:space="preserve"> were generally in distinct areas of chemical space that were not thoroughly sampled by the “</w:t>
                      </w:r>
                      <w:r>
                        <w:rPr>
                          <w:rFonts w:ascii="Arial" w:hAnsi="Arial"/>
                        </w:rPr>
                        <w:t>full</w:t>
                      </w:r>
                      <w:r w:rsidRPr="005F67B6">
                        <w:rPr>
                          <w:rFonts w:ascii="Arial" w:hAnsi="Arial"/>
                        </w:rPr>
                        <w:t>” half-life set</w:t>
                      </w:r>
                      <w:r>
                        <w:rPr>
                          <w:rFonts w:ascii="Arial" w:hAnsi="Arial"/>
                        </w:rPr>
                        <w:t xml:space="preserve"> or the “full” % compound left set</w:t>
                      </w:r>
                      <w:r w:rsidRPr="005F67B6">
                        <w:rPr>
                          <w:rFonts w:ascii="Arial" w:hAnsi="Arial"/>
                        </w:rPr>
                        <w:t xml:space="preserve">, yet </w:t>
                      </w:r>
                      <w:r>
                        <w:rPr>
                          <w:rFonts w:ascii="Arial" w:hAnsi="Arial"/>
                        </w:rPr>
                        <w:t>the “full” and “pruned” half-life MLM</w:t>
                      </w:r>
                      <w:r w:rsidRPr="005F67B6">
                        <w:rPr>
                          <w:rFonts w:ascii="Arial" w:hAnsi="Arial"/>
                        </w:rPr>
                        <w:t xml:space="preserve"> Bayesian</w:t>
                      </w:r>
                      <w:r>
                        <w:rPr>
                          <w:rFonts w:ascii="Arial" w:hAnsi="Arial"/>
                        </w:rPr>
                        <w:t xml:space="preserve"> models predicted the </w:t>
                      </w:r>
                      <w:r w:rsidRPr="005F67B6">
                        <w:rPr>
                          <w:rFonts w:ascii="Arial" w:hAnsi="Arial"/>
                        </w:rPr>
                        <w:t>stability classification</w:t>
                      </w:r>
                      <w:r>
                        <w:rPr>
                          <w:rFonts w:ascii="Arial" w:hAnsi="Arial"/>
                        </w:rPr>
                        <w:t xml:space="preserve"> of these </w:t>
                      </w:r>
                      <w:proofErr w:type="spellStart"/>
                      <w:r>
                        <w:rPr>
                          <w:rFonts w:ascii="Arial" w:hAnsi="Arial"/>
                        </w:rPr>
                        <w:t>antitubercular</w:t>
                      </w:r>
                      <w:proofErr w:type="spellEnd"/>
                      <w:r>
                        <w:rPr>
                          <w:rFonts w:ascii="Arial" w:hAnsi="Arial"/>
                        </w:rPr>
                        <w:t xml:space="preserve"> drugs</w:t>
                      </w:r>
                      <w:r w:rsidRPr="005F67B6">
                        <w:rPr>
                          <w:rFonts w:ascii="Arial" w:hAnsi="Arial"/>
                        </w:rPr>
                        <w:t xml:space="preserve"> accurately.</w:t>
                      </w:r>
                    </w:p>
                  </w:txbxContent>
                </v:textbox>
                <w10:wrap type="topAndBottom"/>
              </v:shape>
            </w:pict>
          </mc:Fallback>
        </mc:AlternateContent>
      </w:r>
    </w:p>
    <w:p w14:paraId="2F5175D8" w14:textId="77777777" w:rsidR="008203E2" w:rsidRDefault="008203E2" w:rsidP="008203E2">
      <w:pPr>
        <w:rPr>
          <w:rFonts w:ascii="Arial" w:hAnsi="Arial"/>
        </w:rPr>
      </w:pPr>
    </w:p>
    <w:p w14:paraId="6322BA35" w14:textId="77777777" w:rsidR="008203E2" w:rsidRDefault="008203E2" w:rsidP="008203E2">
      <w:pPr>
        <w:rPr>
          <w:rFonts w:ascii="Arial" w:hAnsi="Arial"/>
        </w:rPr>
      </w:pPr>
    </w:p>
    <w:p w14:paraId="464E5BD2" w14:textId="77777777" w:rsidR="008203E2" w:rsidRDefault="008203E2" w:rsidP="008203E2">
      <w:pPr>
        <w:rPr>
          <w:rFonts w:ascii="Arial" w:hAnsi="Arial"/>
        </w:rPr>
      </w:pPr>
    </w:p>
    <w:p w14:paraId="28209F8A" w14:textId="77777777" w:rsidR="009F36D4" w:rsidRDefault="009F36D4" w:rsidP="008203E2">
      <w:pPr>
        <w:rPr>
          <w:rFonts w:ascii="Arial" w:hAnsi="Arial"/>
        </w:rPr>
      </w:pPr>
    </w:p>
    <w:p w14:paraId="4644DE0D" w14:textId="77777777" w:rsidR="00CA19F0" w:rsidRDefault="00CA19F0" w:rsidP="00CA19F0">
      <w:pPr>
        <w:spacing w:line="480" w:lineRule="auto"/>
        <w:jc w:val="both"/>
        <w:rPr>
          <w:ins w:id="28" w:author="Alex Perryman" w:date="2015-08-11T16:22:00Z"/>
          <w:rFonts w:ascii="Arial" w:hAnsi="Arial"/>
        </w:rPr>
      </w:pPr>
    </w:p>
    <w:p w14:paraId="5B078298" w14:textId="77777777" w:rsidR="00CA19F0" w:rsidRDefault="00CA19F0" w:rsidP="00CA19F0">
      <w:pPr>
        <w:spacing w:line="480" w:lineRule="auto"/>
        <w:jc w:val="both"/>
        <w:rPr>
          <w:ins w:id="29" w:author="Alex Perryman" w:date="2015-08-11T16:22:00Z"/>
          <w:rFonts w:ascii="Arial" w:hAnsi="Arial"/>
          <w:b/>
        </w:rPr>
      </w:pPr>
      <w:ins w:id="30" w:author="Alex Perryman" w:date="2015-08-11T16:22:00Z">
        <w:r w:rsidRPr="00846423">
          <w:rPr>
            <w:rFonts w:ascii="Arial" w:hAnsi="Arial"/>
            <w:b/>
          </w:rPr>
          <w:lastRenderedPageBreak/>
          <w:t>A</w:t>
        </w:r>
      </w:ins>
    </w:p>
    <w:p w14:paraId="4A29F44F" w14:textId="77777777" w:rsidR="00CA19F0" w:rsidRDefault="00CA19F0" w:rsidP="00CA19F0">
      <w:pPr>
        <w:spacing w:line="480" w:lineRule="auto"/>
        <w:jc w:val="center"/>
        <w:rPr>
          <w:ins w:id="31" w:author="Alex Perryman" w:date="2015-08-11T16:22:00Z"/>
          <w:rFonts w:ascii="Arial" w:hAnsi="Arial"/>
          <w:b/>
        </w:rPr>
      </w:pPr>
      <w:r w:rsidRPr="0039646D">
        <w:rPr>
          <w:rFonts w:ascii="Arial" w:hAnsi="Arial"/>
          <w:noProof/>
        </w:rPr>
        <w:drawing>
          <wp:inline distT="0" distB="0" distL="0" distR="0" wp14:anchorId="0EBEB24C" wp14:editId="44CAD95D">
            <wp:extent cx="4260768" cy="3200400"/>
            <wp:effectExtent l="0" t="0" r="6985" b="0"/>
            <wp:docPr id="49" name="Picture 49" descr="Vanadium:Users:alexperryman:Documents:NJMS:Bayesians:MLM_Stability:PCA_newPlots_PrunedHalfLife_vs_FullPercentLeft_04242015:PCA_PrunedHalfLife_vs_FullPrcntLeft_0424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nadium:Users:alexperryman:Documents:NJMS:Bayesians:MLM_Stability:PCA_newPlots_PrunedHalfLife_vs_FullPercentLeft_04242015:PCA_PrunedHalfLife_vs_FullPrcntLeft_042420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0768" cy="3200400"/>
                    </a:xfrm>
                    <a:prstGeom prst="rect">
                      <a:avLst/>
                    </a:prstGeom>
                    <a:noFill/>
                    <a:ln>
                      <a:noFill/>
                    </a:ln>
                  </pic:spPr>
                </pic:pic>
              </a:graphicData>
            </a:graphic>
          </wp:inline>
        </w:drawing>
      </w:r>
    </w:p>
    <w:p w14:paraId="468E548A" w14:textId="77777777" w:rsidR="00CA19F0" w:rsidRDefault="00CA19F0" w:rsidP="00CA19F0">
      <w:pPr>
        <w:spacing w:line="480" w:lineRule="auto"/>
        <w:rPr>
          <w:ins w:id="32" w:author="Alex Perryman" w:date="2015-08-11T16:22:00Z"/>
          <w:rFonts w:ascii="Arial" w:hAnsi="Arial"/>
          <w:b/>
        </w:rPr>
      </w:pPr>
      <w:ins w:id="33" w:author="Alex Perryman" w:date="2015-08-11T16:22:00Z">
        <w:r>
          <w:rPr>
            <w:rFonts w:ascii="Arial" w:hAnsi="Arial"/>
            <w:b/>
          </w:rPr>
          <w:t>B</w:t>
        </w:r>
      </w:ins>
    </w:p>
    <w:p w14:paraId="5D4E03CE" w14:textId="77777777" w:rsidR="00CA19F0" w:rsidRDefault="00CA19F0" w:rsidP="00CA19F0">
      <w:pPr>
        <w:spacing w:line="480" w:lineRule="auto"/>
        <w:jc w:val="center"/>
        <w:rPr>
          <w:ins w:id="34" w:author="Alex Perryman" w:date="2015-08-11T16:22:00Z"/>
          <w:rFonts w:ascii="Arial" w:hAnsi="Arial"/>
          <w:b/>
        </w:rPr>
      </w:pPr>
      <w:r w:rsidRPr="0039646D">
        <w:rPr>
          <w:rFonts w:ascii="Arial" w:hAnsi="Arial"/>
          <w:noProof/>
        </w:rPr>
        <w:drawing>
          <wp:inline distT="0" distB="0" distL="0" distR="0" wp14:anchorId="350190C3" wp14:editId="181B69BA">
            <wp:extent cx="4260768" cy="3200400"/>
            <wp:effectExtent l="0" t="0" r="6985" b="0"/>
            <wp:docPr id="51" name="Picture 51" descr="Vanadium:Users:alexperryman:Documents:NJMS:Bayesians:MLM_Stability:PCA_newPlots_PrunedHalfLife_vs_FullPercentLeft_04242015:PCA_PrunedHalfLife_vs_FullPrcntLeft_StableVsUnstable_0424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nadium:Users:alexperryman:Documents:NJMS:Bayesians:MLM_Stability:PCA_newPlots_PrunedHalfLife_vs_FullPercentLeft_04242015:PCA_PrunedHalfLife_vs_FullPrcntLeft_StableVsUnstable_042420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0768" cy="3200400"/>
                    </a:xfrm>
                    <a:prstGeom prst="rect">
                      <a:avLst/>
                    </a:prstGeom>
                    <a:noFill/>
                    <a:ln>
                      <a:noFill/>
                    </a:ln>
                  </pic:spPr>
                </pic:pic>
              </a:graphicData>
            </a:graphic>
          </wp:inline>
        </w:drawing>
      </w:r>
    </w:p>
    <w:p w14:paraId="14F4CF3A" w14:textId="7EDC5F36" w:rsidR="00CA19F0" w:rsidRDefault="00CA19F0" w:rsidP="00CA19F0">
      <w:pPr>
        <w:spacing w:line="480" w:lineRule="auto"/>
        <w:jc w:val="both"/>
        <w:rPr>
          <w:ins w:id="35" w:author="Alex Perryman" w:date="2015-08-12T14:59:00Z"/>
          <w:rFonts w:ascii="Arial" w:hAnsi="Arial"/>
        </w:rPr>
      </w:pPr>
      <w:ins w:id="36" w:author="Alex Perryman" w:date="2015-08-11T16:22:00Z">
        <w:r>
          <w:rPr>
            <w:rFonts w:ascii="Arial" w:hAnsi="Arial"/>
            <w:b/>
          </w:rPr>
          <w:t>Figure S8</w:t>
        </w:r>
        <w:r w:rsidRPr="00154587">
          <w:rPr>
            <w:rFonts w:ascii="Arial" w:hAnsi="Arial"/>
            <w:b/>
          </w:rPr>
          <w:t xml:space="preserve">. Principal Component Analysis comparing the chemical space sampled by the </w:t>
        </w:r>
        <w:r>
          <w:rPr>
            <w:rFonts w:ascii="Arial" w:hAnsi="Arial"/>
            <w:b/>
          </w:rPr>
          <w:t>pruned</w:t>
        </w:r>
        <w:r w:rsidRPr="00154587">
          <w:rPr>
            <w:rFonts w:ascii="Arial" w:hAnsi="Arial"/>
            <w:b/>
          </w:rPr>
          <w:t xml:space="preserve"> half-life training set to the </w:t>
        </w:r>
        <w:r>
          <w:rPr>
            <w:rFonts w:ascii="Arial" w:hAnsi="Arial"/>
            <w:b/>
          </w:rPr>
          <w:t>full</w:t>
        </w:r>
        <w:r w:rsidRPr="00154587">
          <w:rPr>
            <w:rFonts w:ascii="Arial" w:hAnsi="Arial"/>
            <w:b/>
          </w:rPr>
          <w:t xml:space="preserve"> percent compound left validation set.</w:t>
        </w:r>
        <w:r w:rsidRPr="00154587">
          <w:rPr>
            <w:rFonts w:ascii="Arial" w:hAnsi="Arial"/>
          </w:rPr>
          <w:t xml:space="preserve">  </w:t>
        </w:r>
        <w:r w:rsidRPr="00154587">
          <w:rPr>
            <w:rFonts w:ascii="Arial" w:hAnsi="Arial"/>
          </w:rPr>
          <w:lastRenderedPageBreak/>
          <w:t>(</w:t>
        </w:r>
        <w:r w:rsidRPr="00154587">
          <w:rPr>
            <w:rFonts w:ascii="Arial" w:hAnsi="Arial"/>
            <w:b/>
          </w:rPr>
          <w:t>A</w:t>
        </w:r>
        <w:r w:rsidRPr="00154587">
          <w:rPr>
            <w:rFonts w:ascii="Arial" w:hAnsi="Arial"/>
          </w:rPr>
          <w:t xml:space="preserve">) This PCA compared the physical properties of the training set that was used to create the best Bayesian model overall, the </w:t>
        </w:r>
        <w:r>
          <w:rPr>
            <w:rFonts w:ascii="Arial" w:hAnsi="Arial"/>
          </w:rPr>
          <w:t>pruned</w:t>
        </w:r>
        <w:r w:rsidRPr="00154587">
          <w:rPr>
            <w:rFonts w:ascii="Arial" w:hAnsi="Arial"/>
          </w:rPr>
          <w:t xml:space="preserve"> half-life set (in red), to the </w:t>
        </w:r>
        <w:r>
          <w:rPr>
            <w:rFonts w:ascii="Arial" w:hAnsi="Arial"/>
          </w:rPr>
          <w:t>full</w:t>
        </w:r>
        <w:r w:rsidRPr="00154587">
          <w:rPr>
            <w:rFonts w:ascii="Arial" w:hAnsi="Arial"/>
          </w:rPr>
          <w:t xml:space="preserve"> % compound left set (shown in blue), which was used for external validation.  Three PCs explain 74% of the variance, while 4 PCs explain 84% of the variance.  The top 3 PCs are plotted.  Both sets of compounds sample most of the regions within these 3 PCs, but the </w:t>
        </w:r>
        <w:r>
          <w:rPr>
            <w:rFonts w:ascii="Arial" w:hAnsi="Arial"/>
          </w:rPr>
          <w:t>pruned</w:t>
        </w:r>
        <w:r w:rsidRPr="00154587">
          <w:rPr>
            <w:rFonts w:ascii="Arial" w:hAnsi="Arial"/>
          </w:rPr>
          <w:t xml:space="preserve"> half-life set covers this chemical space more thoroughly.  In (</w:t>
        </w:r>
        <w:r w:rsidRPr="00154587">
          <w:rPr>
            <w:rFonts w:ascii="Arial" w:hAnsi="Arial"/>
            <w:b/>
          </w:rPr>
          <w:t>B</w:t>
        </w:r>
        <w:r w:rsidRPr="00154587">
          <w:rPr>
            <w:rFonts w:ascii="Arial" w:hAnsi="Arial"/>
          </w:rPr>
          <w:t>) the unstable compounds from both sets have smaller radii.  The stable compounds are dispersed throughout these 3 PCs, without significant clustering that differentiates most stable from unstable compounds.</w:t>
        </w:r>
      </w:ins>
    </w:p>
    <w:p w14:paraId="01BE577A" w14:textId="77777777" w:rsidR="00EF1282" w:rsidRDefault="00EF1282" w:rsidP="00CA19F0">
      <w:pPr>
        <w:spacing w:line="480" w:lineRule="auto"/>
        <w:jc w:val="both"/>
        <w:rPr>
          <w:ins w:id="37" w:author="Alex Perryman" w:date="2015-08-12T14:59:00Z"/>
          <w:rFonts w:ascii="Arial" w:hAnsi="Arial"/>
        </w:rPr>
      </w:pPr>
    </w:p>
    <w:p w14:paraId="5E756999" w14:textId="77777777" w:rsidR="00EF1282" w:rsidRPr="00154587" w:rsidRDefault="00EF1282" w:rsidP="00CA19F0">
      <w:pPr>
        <w:spacing w:line="480" w:lineRule="auto"/>
        <w:jc w:val="both"/>
        <w:rPr>
          <w:ins w:id="38" w:author="Alex Perryman" w:date="2015-08-11T16:22:00Z"/>
          <w:rFonts w:ascii="Arial" w:hAnsi="Arial"/>
        </w:rPr>
      </w:pPr>
    </w:p>
    <w:p w14:paraId="06954129" w14:textId="62164317" w:rsidR="009F36D4" w:rsidRDefault="009F36D4" w:rsidP="008203E2">
      <w:pPr>
        <w:rPr>
          <w:rFonts w:ascii="Arial" w:hAnsi="Arial"/>
        </w:rPr>
      </w:pPr>
      <w:r w:rsidRPr="00316A4B">
        <w:rPr>
          <w:rFonts w:ascii="Arial" w:hAnsi="Arial"/>
          <w:noProof/>
        </w:rPr>
        <w:lastRenderedPageBreak/>
        <mc:AlternateContent>
          <mc:Choice Requires="wps">
            <w:drawing>
              <wp:anchor distT="0" distB="0" distL="114300" distR="114300" simplePos="0" relativeHeight="251684864" behindDoc="0" locked="0" layoutInCell="1" allowOverlap="1" wp14:anchorId="66D54886" wp14:editId="1F4C244F">
                <wp:simplePos x="0" y="0"/>
                <wp:positionH relativeFrom="column">
                  <wp:posOffset>0</wp:posOffset>
                </wp:positionH>
                <wp:positionV relativeFrom="paragraph">
                  <wp:posOffset>518160</wp:posOffset>
                </wp:positionV>
                <wp:extent cx="6172200" cy="8382000"/>
                <wp:effectExtent l="0" t="0" r="25400" b="25400"/>
                <wp:wrapTopAndBottom/>
                <wp:docPr id="35" name="Text Box 35"/>
                <wp:cNvGraphicFramePr/>
                <a:graphic xmlns:a="http://schemas.openxmlformats.org/drawingml/2006/main">
                  <a:graphicData uri="http://schemas.microsoft.com/office/word/2010/wordprocessingShape">
                    <wps:wsp>
                      <wps:cNvSpPr txBox="1"/>
                      <wps:spPr>
                        <a:xfrm>
                          <a:off x="0" y="0"/>
                          <a:ext cx="6172200" cy="8382000"/>
                        </a:xfrm>
                        <a:prstGeom prst="rect">
                          <a:avLst/>
                        </a:prstGeom>
                        <a:noFill/>
                        <a:ln>
                          <a:solidFill>
                            <a:srgbClr val="FFFFFF"/>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17513" w14:textId="77777777" w:rsidR="00B82AC1" w:rsidRDefault="00B82AC1" w:rsidP="009F36D4">
                            <w:pPr>
                              <w:jc w:val="center"/>
                              <w:rPr>
                                <w:rFonts w:ascii="Arial" w:hAnsi="Arial"/>
                              </w:rPr>
                            </w:pPr>
                            <w:r w:rsidRPr="003D4B52">
                              <w:rPr>
                                <w:rFonts w:ascii="Arial" w:hAnsi="Arial"/>
                                <w:noProof/>
                              </w:rPr>
                              <w:drawing>
                                <wp:inline distT="0" distB="0" distL="0" distR="0" wp14:anchorId="01105655" wp14:editId="6ACCADE7">
                                  <wp:extent cx="4343400" cy="3257550"/>
                                  <wp:effectExtent l="0" t="0" r="0" b="0"/>
                                  <wp:docPr id="38" name="Picture 16" descr="http://localhost:9944/jobs/alp168/ppc0757C-4114-4588-AED7-1059D973FD79/Report/images/image7706174140835995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http://localhost:9944/jobs/alp168/ppc0757C-4114-4588-AED7-1059D973FD79/Report/images/image7706174140835995967.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18250FB4" w14:textId="77777777" w:rsidR="00B82AC1" w:rsidRDefault="00B82AC1" w:rsidP="009F36D4">
                            <w:pPr>
                              <w:rPr>
                                <w:rFonts w:ascii="Arial" w:hAnsi="Arial"/>
                              </w:rPr>
                            </w:pPr>
                          </w:p>
                          <w:p w14:paraId="60D82FE6" w14:textId="77777777" w:rsidR="00B82AC1" w:rsidRDefault="00B82AC1" w:rsidP="009F36D4">
                            <w:pPr>
                              <w:jc w:val="center"/>
                              <w:rPr>
                                <w:rFonts w:ascii="Arial" w:hAnsi="Arial"/>
                              </w:rPr>
                            </w:pPr>
                            <w:r w:rsidRPr="003D4B52">
                              <w:rPr>
                                <w:rFonts w:ascii="Arial" w:hAnsi="Arial"/>
                                <w:noProof/>
                              </w:rPr>
                              <w:drawing>
                                <wp:inline distT="0" distB="0" distL="0" distR="0" wp14:anchorId="49386B82" wp14:editId="14813185">
                                  <wp:extent cx="4343400" cy="3257550"/>
                                  <wp:effectExtent l="0" t="0" r="0" b="0"/>
                                  <wp:docPr id="39" name="Picture 17" descr="http://localhost:9944/jobs/alp168/ppcE74B2-1B7D-423A-85C9-90E9D497E8CC/Report/images/image2908834254963144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http://localhost:9944/jobs/alp168/ppcE74B2-1B7D-423A-85C9-90E9D497E8CC/Report/images/image2908834254963144550.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60B27DA5" w14:textId="4608E855" w:rsidR="00B82AC1" w:rsidRPr="006B6E98" w:rsidRDefault="00B82AC1" w:rsidP="009F36D4">
                            <w:pPr>
                              <w:jc w:val="both"/>
                              <w:rPr>
                                <w:rFonts w:ascii="Arial" w:hAnsi="Arial"/>
                              </w:rPr>
                            </w:pPr>
                            <w:r w:rsidRPr="00AA42FA">
                              <w:rPr>
                                <w:rFonts w:ascii="Arial" w:hAnsi="Arial"/>
                                <w:b/>
                                <w:sz w:val="22"/>
                                <w:szCs w:val="22"/>
                              </w:rPr>
                              <w:t xml:space="preserve">Figure </w:t>
                            </w:r>
                            <w:r>
                              <w:rPr>
                                <w:rFonts w:ascii="Arial" w:hAnsi="Arial"/>
                                <w:b/>
                                <w:sz w:val="22"/>
                                <w:szCs w:val="22"/>
                              </w:rPr>
                              <w:t>S</w:t>
                            </w:r>
                            <w:ins w:id="39" w:author="Alex Perryman" w:date="2015-08-11T16:31:00Z">
                              <w:r>
                                <w:rPr>
                                  <w:rFonts w:ascii="Arial" w:hAnsi="Arial"/>
                                  <w:b/>
                                  <w:sz w:val="22"/>
                                  <w:szCs w:val="22"/>
                                </w:rPr>
                                <w:t>9</w:t>
                              </w:r>
                            </w:ins>
                            <w:del w:id="40" w:author="Alex Perryman" w:date="2015-08-11T16:31:00Z">
                              <w:r w:rsidDel="001C1D9D">
                                <w:rPr>
                                  <w:rFonts w:ascii="Arial" w:hAnsi="Arial"/>
                                  <w:b/>
                                  <w:sz w:val="22"/>
                                  <w:szCs w:val="22"/>
                                </w:rPr>
                                <w:delText>6</w:delText>
                              </w:r>
                            </w:del>
                            <w:r w:rsidRPr="00AA42FA">
                              <w:rPr>
                                <w:rFonts w:ascii="Arial" w:hAnsi="Arial"/>
                                <w:b/>
                                <w:sz w:val="22"/>
                                <w:szCs w:val="22"/>
                              </w:rPr>
                              <w:t>. Receiver Operating Characteristic (ROC) curves produced when validating the accuracy of the “full” and “pruned” half-life Bayesians by scoring the “full”</w:t>
                            </w:r>
                            <w:r>
                              <w:rPr>
                                <w:rFonts w:ascii="Arial" w:hAnsi="Arial"/>
                                <w:b/>
                                <w:sz w:val="22"/>
                                <w:szCs w:val="22"/>
                              </w:rPr>
                              <w:t xml:space="preserve"> % compound left set</w:t>
                            </w:r>
                            <w:r w:rsidRPr="00AA42FA">
                              <w:rPr>
                                <w:rFonts w:ascii="Arial" w:hAnsi="Arial"/>
                                <w:b/>
                                <w:sz w:val="22"/>
                                <w:szCs w:val="22"/>
                              </w:rPr>
                              <w:t>.</w:t>
                            </w:r>
                            <w:r w:rsidRPr="00AA42FA">
                              <w:rPr>
                                <w:rFonts w:ascii="Arial" w:hAnsi="Arial"/>
                                <w:sz w:val="22"/>
                                <w:szCs w:val="22"/>
                              </w:rPr>
                              <w:t xml:space="preserve">  The two MLM stability Bayesian models created (see </w:t>
                            </w:r>
                            <w:r w:rsidRPr="00AA42FA">
                              <w:rPr>
                                <w:rFonts w:ascii="Arial" w:hAnsi="Arial"/>
                                <w:b/>
                                <w:sz w:val="22"/>
                                <w:szCs w:val="22"/>
                              </w:rPr>
                              <w:t>Figures 1</w:t>
                            </w:r>
                            <w:r w:rsidRPr="00AA42FA">
                              <w:rPr>
                                <w:rFonts w:ascii="Arial" w:hAnsi="Arial"/>
                                <w:sz w:val="22"/>
                                <w:szCs w:val="22"/>
                              </w:rPr>
                              <w:t xml:space="preserve"> and </w:t>
                            </w:r>
                            <w:ins w:id="41" w:author="Alex Perryman" w:date="2015-08-11T16:35:00Z">
                              <w:r>
                                <w:rPr>
                                  <w:rFonts w:ascii="Arial" w:hAnsi="Arial"/>
                                  <w:b/>
                                  <w:sz w:val="22"/>
                                  <w:szCs w:val="22"/>
                                </w:rPr>
                                <w:t>S4</w:t>
                              </w:r>
                            </w:ins>
                            <w:del w:id="42" w:author="Alex Perryman" w:date="2015-08-11T16:35:00Z">
                              <w:r w:rsidRPr="00AA42FA" w:rsidDel="0076757F">
                                <w:rPr>
                                  <w:rFonts w:ascii="Arial" w:hAnsi="Arial"/>
                                  <w:b/>
                                  <w:sz w:val="22"/>
                                  <w:szCs w:val="22"/>
                                </w:rPr>
                                <w:delText>2</w:delText>
                              </w:r>
                            </w:del>
                            <w:r w:rsidRPr="00AA42FA">
                              <w:rPr>
                                <w:rFonts w:ascii="Arial" w:hAnsi="Arial"/>
                                <w:sz w:val="22"/>
                                <w:szCs w:val="22"/>
                              </w:rPr>
                              <w:t xml:space="preserve">) were </w:t>
                            </w:r>
                            <w:r>
                              <w:rPr>
                                <w:rFonts w:ascii="Arial" w:hAnsi="Arial"/>
                                <w:sz w:val="22"/>
                                <w:szCs w:val="22"/>
                              </w:rPr>
                              <w:t>validated</w:t>
                            </w:r>
                            <w:r w:rsidRPr="00AA42FA">
                              <w:rPr>
                                <w:rFonts w:ascii="Arial" w:hAnsi="Arial"/>
                                <w:sz w:val="22"/>
                                <w:szCs w:val="22"/>
                              </w:rPr>
                              <w:t xml:space="preserve"> </w:t>
                            </w:r>
                            <w:r>
                              <w:rPr>
                                <w:rFonts w:ascii="Arial" w:hAnsi="Arial"/>
                                <w:sz w:val="22"/>
                                <w:szCs w:val="22"/>
                              </w:rPr>
                              <w:t>by testing their predictive power with</w:t>
                            </w:r>
                            <w:r w:rsidRPr="00AA42FA">
                              <w:rPr>
                                <w:rFonts w:ascii="Arial" w:hAnsi="Arial"/>
                                <w:sz w:val="22"/>
                                <w:szCs w:val="22"/>
                              </w:rPr>
                              <w:t xml:space="preserve"> </w:t>
                            </w:r>
                            <w:r>
                              <w:rPr>
                                <w:rFonts w:ascii="Arial" w:hAnsi="Arial"/>
                                <w:sz w:val="22"/>
                                <w:szCs w:val="22"/>
                              </w:rPr>
                              <w:t xml:space="preserve">another independent set of compounds that had known MLM stability values (from </w:t>
                            </w:r>
                            <w:proofErr w:type="spellStart"/>
                            <w:r>
                              <w:rPr>
                                <w:rFonts w:ascii="Arial" w:hAnsi="Arial"/>
                                <w:sz w:val="22"/>
                                <w:szCs w:val="22"/>
                              </w:rPr>
                              <w:t>PubChem</w:t>
                            </w:r>
                            <w:proofErr w:type="spellEnd"/>
                            <w:r>
                              <w:rPr>
                                <w:rFonts w:ascii="Arial" w:hAnsi="Arial"/>
                                <w:sz w:val="22"/>
                                <w:szCs w:val="22"/>
                              </w:rPr>
                              <w:t xml:space="preserve">, see </w:t>
                            </w:r>
                            <w:r w:rsidRPr="00AA42FA">
                              <w:rPr>
                                <w:rFonts w:ascii="Arial" w:hAnsi="Arial"/>
                                <w:b/>
                                <w:sz w:val="22"/>
                                <w:szCs w:val="22"/>
                              </w:rPr>
                              <w:t>Figure S1</w:t>
                            </w:r>
                            <w:r>
                              <w:rPr>
                                <w:rFonts w:ascii="Arial" w:hAnsi="Arial"/>
                                <w:sz w:val="22"/>
                                <w:szCs w:val="22"/>
                              </w:rPr>
                              <w:t>).</w:t>
                            </w:r>
                            <w:r w:rsidRPr="00AA42FA">
                              <w:rPr>
                                <w:rFonts w:ascii="Arial" w:hAnsi="Arial"/>
                                <w:sz w:val="22"/>
                                <w:szCs w:val="22"/>
                              </w:rPr>
                              <w:t xml:space="preserve">  (</w:t>
                            </w:r>
                            <w:r w:rsidRPr="00AA42FA">
                              <w:rPr>
                                <w:rFonts w:ascii="Arial" w:hAnsi="Arial"/>
                                <w:b/>
                                <w:sz w:val="22"/>
                                <w:szCs w:val="22"/>
                              </w:rPr>
                              <w:t>A</w:t>
                            </w:r>
                            <w:r w:rsidRPr="00AA42FA">
                              <w:rPr>
                                <w:rFonts w:ascii="Arial" w:hAnsi="Arial"/>
                                <w:sz w:val="22"/>
                                <w:szCs w:val="22"/>
                              </w:rPr>
                              <w:t>) The ROC curve, which plots sensitivity versus 1-specificity, for the “full” half-life Bayesian is shown.  (</w:t>
                            </w:r>
                            <w:r w:rsidRPr="00AA42FA">
                              <w:rPr>
                                <w:rFonts w:ascii="Arial" w:hAnsi="Arial"/>
                                <w:b/>
                                <w:sz w:val="22"/>
                                <w:szCs w:val="22"/>
                              </w:rPr>
                              <w:t>B</w:t>
                            </w:r>
                            <w:r w:rsidRPr="00AA42FA">
                              <w:rPr>
                                <w:rFonts w:ascii="Arial" w:hAnsi="Arial"/>
                                <w:sz w:val="22"/>
                                <w:szCs w:val="22"/>
                              </w:rPr>
                              <w:t xml:space="preserve">) The ROC curve for the “pruned” half-life Bayesian is </w:t>
                            </w:r>
                            <w:r>
                              <w:rPr>
                                <w:rFonts w:ascii="Arial" w:hAnsi="Arial"/>
                                <w:sz w:val="22"/>
                                <w:szCs w:val="22"/>
                              </w:rPr>
                              <w:t>presented</w:t>
                            </w:r>
                            <w:r w:rsidRPr="00AA42FA">
                              <w:rPr>
                                <w:rFonts w:ascii="Arial" w:hAnsi="Arial"/>
                                <w:sz w:val="22"/>
                                <w:szCs w:val="22"/>
                              </w:rPr>
                              <w:t xml:space="preserve">. </w:t>
                            </w:r>
                            <w:r>
                              <w:rPr>
                                <w:rFonts w:ascii="Arial" w:hAnsi="Arial"/>
                                <w:sz w:val="22"/>
                                <w:szCs w:val="22"/>
                              </w:rPr>
                              <w:t xml:space="preserve"> For this very challenging validation set, in which only 19% of the compounds are stable, both half-life Bayesians performed well and produced similar ROC curves.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5" type="#_x0000_t202" style="position:absolute;margin-left:0;margin-top:40.8pt;width:486pt;height:66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" filled="f" strokecolor="white">
                <v:textbox>
                  <w:txbxContent>
                    <w:p w14:paraId="26F17513" w14:textId="77777777" w:rsidR="00B82AC1" w:rsidRDefault="00B82AC1" w:rsidP="009F36D4">
                      <w:pPr>
                        <w:jc w:val="center"/>
                        <w:rPr>
                          <w:rFonts w:ascii="Arial" w:hAnsi="Arial"/>
                        </w:rPr>
                      </w:pPr>
                      <w:r w:rsidRPr="003D4B52">
                        <w:rPr>
                          <w:rFonts w:ascii="Arial" w:hAnsi="Arial"/>
                          <w:noProof/>
                        </w:rPr>
                        <w:drawing>
                          <wp:inline distT="0" distB="0" distL="0" distR="0" wp14:anchorId="01105655" wp14:editId="6ACCADE7">
                            <wp:extent cx="4343400" cy="3257550"/>
                            <wp:effectExtent l="0" t="0" r="0" b="0"/>
                            <wp:docPr id="38" name="Picture 16" descr="http://localhost:9944/jobs/alp168/ppc0757C-4114-4588-AED7-1059D973FD79/Report/images/image7706174140835995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http://localhost:9944/jobs/alp168/ppc0757C-4114-4588-AED7-1059D973FD79/Report/images/image7706174140835995967.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18250FB4" w14:textId="77777777" w:rsidR="00B82AC1" w:rsidRDefault="00B82AC1" w:rsidP="009F36D4">
                      <w:pPr>
                        <w:rPr>
                          <w:rFonts w:ascii="Arial" w:hAnsi="Arial"/>
                        </w:rPr>
                      </w:pPr>
                    </w:p>
                    <w:p w14:paraId="60D82FE6" w14:textId="77777777" w:rsidR="00B82AC1" w:rsidRDefault="00B82AC1" w:rsidP="009F36D4">
                      <w:pPr>
                        <w:jc w:val="center"/>
                        <w:rPr>
                          <w:rFonts w:ascii="Arial" w:hAnsi="Arial"/>
                        </w:rPr>
                      </w:pPr>
                      <w:r w:rsidRPr="003D4B52">
                        <w:rPr>
                          <w:rFonts w:ascii="Arial" w:hAnsi="Arial"/>
                          <w:noProof/>
                        </w:rPr>
                        <w:drawing>
                          <wp:inline distT="0" distB="0" distL="0" distR="0" wp14:anchorId="49386B82" wp14:editId="14813185">
                            <wp:extent cx="4343400" cy="3257550"/>
                            <wp:effectExtent l="0" t="0" r="0" b="0"/>
                            <wp:docPr id="39" name="Picture 17" descr="http://localhost:9944/jobs/alp168/ppcE74B2-1B7D-423A-85C9-90E9D497E8CC/Report/images/image2908834254963144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http://localhost:9944/jobs/alp168/ppcE74B2-1B7D-423A-85C9-90E9D497E8CC/Report/images/image2908834254963144550.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60B27DA5" w14:textId="4608E855" w:rsidR="00B82AC1" w:rsidRPr="006B6E98" w:rsidRDefault="00B82AC1" w:rsidP="009F36D4">
                      <w:pPr>
                        <w:jc w:val="both"/>
                        <w:rPr>
                          <w:rFonts w:ascii="Arial" w:hAnsi="Arial"/>
                        </w:rPr>
                      </w:pPr>
                      <w:r w:rsidRPr="00AA42FA">
                        <w:rPr>
                          <w:rFonts w:ascii="Arial" w:hAnsi="Arial"/>
                          <w:b/>
                          <w:sz w:val="22"/>
                          <w:szCs w:val="22"/>
                        </w:rPr>
                        <w:t xml:space="preserve">Figure </w:t>
                      </w:r>
                      <w:r>
                        <w:rPr>
                          <w:rFonts w:ascii="Arial" w:hAnsi="Arial"/>
                          <w:b/>
                          <w:sz w:val="22"/>
                          <w:szCs w:val="22"/>
                        </w:rPr>
                        <w:t>S</w:t>
                      </w:r>
                      <w:ins w:id="43" w:author="Alex Perryman" w:date="2015-08-11T16:31:00Z">
                        <w:r>
                          <w:rPr>
                            <w:rFonts w:ascii="Arial" w:hAnsi="Arial"/>
                            <w:b/>
                            <w:sz w:val="22"/>
                            <w:szCs w:val="22"/>
                          </w:rPr>
                          <w:t>9</w:t>
                        </w:r>
                      </w:ins>
                      <w:del w:id="44" w:author="Alex Perryman" w:date="2015-08-11T16:31:00Z">
                        <w:r w:rsidDel="001C1D9D">
                          <w:rPr>
                            <w:rFonts w:ascii="Arial" w:hAnsi="Arial"/>
                            <w:b/>
                            <w:sz w:val="22"/>
                            <w:szCs w:val="22"/>
                          </w:rPr>
                          <w:delText>6</w:delText>
                        </w:r>
                      </w:del>
                      <w:r w:rsidRPr="00AA42FA">
                        <w:rPr>
                          <w:rFonts w:ascii="Arial" w:hAnsi="Arial"/>
                          <w:b/>
                          <w:sz w:val="22"/>
                          <w:szCs w:val="22"/>
                        </w:rPr>
                        <w:t>. Receiver Operating Characteristic (ROC) curves produced when validating the accuracy of the “full” and “pruned” half-life Bayesians by scoring the “full”</w:t>
                      </w:r>
                      <w:r>
                        <w:rPr>
                          <w:rFonts w:ascii="Arial" w:hAnsi="Arial"/>
                          <w:b/>
                          <w:sz w:val="22"/>
                          <w:szCs w:val="22"/>
                        </w:rPr>
                        <w:t xml:space="preserve"> % compound left set</w:t>
                      </w:r>
                      <w:r w:rsidRPr="00AA42FA">
                        <w:rPr>
                          <w:rFonts w:ascii="Arial" w:hAnsi="Arial"/>
                          <w:b/>
                          <w:sz w:val="22"/>
                          <w:szCs w:val="22"/>
                        </w:rPr>
                        <w:t>.</w:t>
                      </w:r>
                      <w:r w:rsidRPr="00AA42FA">
                        <w:rPr>
                          <w:rFonts w:ascii="Arial" w:hAnsi="Arial"/>
                          <w:sz w:val="22"/>
                          <w:szCs w:val="22"/>
                        </w:rPr>
                        <w:t xml:space="preserve">  The two MLM stability Bayesian models created (see </w:t>
                      </w:r>
                      <w:r w:rsidRPr="00AA42FA">
                        <w:rPr>
                          <w:rFonts w:ascii="Arial" w:hAnsi="Arial"/>
                          <w:b/>
                          <w:sz w:val="22"/>
                          <w:szCs w:val="22"/>
                        </w:rPr>
                        <w:t>Figures 1</w:t>
                      </w:r>
                      <w:r w:rsidRPr="00AA42FA">
                        <w:rPr>
                          <w:rFonts w:ascii="Arial" w:hAnsi="Arial"/>
                          <w:sz w:val="22"/>
                          <w:szCs w:val="22"/>
                        </w:rPr>
                        <w:t xml:space="preserve"> and </w:t>
                      </w:r>
                      <w:ins w:id="45" w:author="Alex Perryman" w:date="2015-08-11T16:35:00Z">
                        <w:r>
                          <w:rPr>
                            <w:rFonts w:ascii="Arial" w:hAnsi="Arial"/>
                            <w:b/>
                            <w:sz w:val="22"/>
                            <w:szCs w:val="22"/>
                          </w:rPr>
                          <w:t>S4</w:t>
                        </w:r>
                      </w:ins>
                      <w:del w:id="46" w:author="Alex Perryman" w:date="2015-08-11T16:35:00Z">
                        <w:r w:rsidRPr="00AA42FA" w:rsidDel="0076757F">
                          <w:rPr>
                            <w:rFonts w:ascii="Arial" w:hAnsi="Arial"/>
                            <w:b/>
                            <w:sz w:val="22"/>
                            <w:szCs w:val="22"/>
                          </w:rPr>
                          <w:delText>2</w:delText>
                        </w:r>
                      </w:del>
                      <w:r w:rsidRPr="00AA42FA">
                        <w:rPr>
                          <w:rFonts w:ascii="Arial" w:hAnsi="Arial"/>
                          <w:sz w:val="22"/>
                          <w:szCs w:val="22"/>
                        </w:rPr>
                        <w:t xml:space="preserve">) were </w:t>
                      </w:r>
                      <w:r>
                        <w:rPr>
                          <w:rFonts w:ascii="Arial" w:hAnsi="Arial"/>
                          <w:sz w:val="22"/>
                          <w:szCs w:val="22"/>
                        </w:rPr>
                        <w:t>validated</w:t>
                      </w:r>
                      <w:r w:rsidRPr="00AA42FA">
                        <w:rPr>
                          <w:rFonts w:ascii="Arial" w:hAnsi="Arial"/>
                          <w:sz w:val="22"/>
                          <w:szCs w:val="22"/>
                        </w:rPr>
                        <w:t xml:space="preserve"> </w:t>
                      </w:r>
                      <w:r>
                        <w:rPr>
                          <w:rFonts w:ascii="Arial" w:hAnsi="Arial"/>
                          <w:sz w:val="22"/>
                          <w:szCs w:val="22"/>
                        </w:rPr>
                        <w:t>by testing their predictive power with</w:t>
                      </w:r>
                      <w:r w:rsidRPr="00AA42FA">
                        <w:rPr>
                          <w:rFonts w:ascii="Arial" w:hAnsi="Arial"/>
                          <w:sz w:val="22"/>
                          <w:szCs w:val="22"/>
                        </w:rPr>
                        <w:t xml:space="preserve"> </w:t>
                      </w:r>
                      <w:r>
                        <w:rPr>
                          <w:rFonts w:ascii="Arial" w:hAnsi="Arial"/>
                          <w:sz w:val="22"/>
                          <w:szCs w:val="22"/>
                        </w:rPr>
                        <w:t xml:space="preserve">another independent set of compounds that had known MLM stability values (from </w:t>
                      </w:r>
                      <w:proofErr w:type="spellStart"/>
                      <w:r>
                        <w:rPr>
                          <w:rFonts w:ascii="Arial" w:hAnsi="Arial"/>
                          <w:sz w:val="22"/>
                          <w:szCs w:val="22"/>
                        </w:rPr>
                        <w:t>PubChem</w:t>
                      </w:r>
                      <w:proofErr w:type="spellEnd"/>
                      <w:r>
                        <w:rPr>
                          <w:rFonts w:ascii="Arial" w:hAnsi="Arial"/>
                          <w:sz w:val="22"/>
                          <w:szCs w:val="22"/>
                        </w:rPr>
                        <w:t xml:space="preserve">, see </w:t>
                      </w:r>
                      <w:r w:rsidRPr="00AA42FA">
                        <w:rPr>
                          <w:rFonts w:ascii="Arial" w:hAnsi="Arial"/>
                          <w:b/>
                          <w:sz w:val="22"/>
                          <w:szCs w:val="22"/>
                        </w:rPr>
                        <w:t>Figure S1</w:t>
                      </w:r>
                      <w:r>
                        <w:rPr>
                          <w:rFonts w:ascii="Arial" w:hAnsi="Arial"/>
                          <w:sz w:val="22"/>
                          <w:szCs w:val="22"/>
                        </w:rPr>
                        <w:t>).</w:t>
                      </w:r>
                      <w:r w:rsidRPr="00AA42FA">
                        <w:rPr>
                          <w:rFonts w:ascii="Arial" w:hAnsi="Arial"/>
                          <w:sz w:val="22"/>
                          <w:szCs w:val="22"/>
                        </w:rPr>
                        <w:t xml:space="preserve">  (</w:t>
                      </w:r>
                      <w:r w:rsidRPr="00AA42FA">
                        <w:rPr>
                          <w:rFonts w:ascii="Arial" w:hAnsi="Arial"/>
                          <w:b/>
                          <w:sz w:val="22"/>
                          <w:szCs w:val="22"/>
                        </w:rPr>
                        <w:t>A</w:t>
                      </w:r>
                      <w:r w:rsidRPr="00AA42FA">
                        <w:rPr>
                          <w:rFonts w:ascii="Arial" w:hAnsi="Arial"/>
                          <w:sz w:val="22"/>
                          <w:szCs w:val="22"/>
                        </w:rPr>
                        <w:t>) The ROC curve, which plots sensitivity versus 1-specificity, for the “full” half-life Bayesian is shown.  (</w:t>
                      </w:r>
                      <w:r w:rsidRPr="00AA42FA">
                        <w:rPr>
                          <w:rFonts w:ascii="Arial" w:hAnsi="Arial"/>
                          <w:b/>
                          <w:sz w:val="22"/>
                          <w:szCs w:val="22"/>
                        </w:rPr>
                        <w:t>B</w:t>
                      </w:r>
                      <w:r w:rsidRPr="00AA42FA">
                        <w:rPr>
                          <w:rFonts w:ascii="Arial" w:hAnsi="Arial"/>
                          <w:sz w:val="22"/>
                          <w:szCs w:val="22"/>
                        </w:rPr>
                        <w:t xml:space="preserve">) The ROC curve for the “pruned” half-life Bayesian is </w:t>
                      </w:r>
                      <w:r>
                        <w:rPr>
                          <w:rFonts w:ascii="Arial" w:hAnsi="Arial"/>
                          <w:sz w:val="22"/>
                          <w:szCs w:val="22"/>
                        </w:rPr>
                        <w:t>presented</w:t>
                      </w:r>
                      <w:r w:rsidRPr="00AA42FA">
                        <w:rPr>
                          <w:rFonts w:ascii="Arial" w:hAnsi="Arial"/>
                          <w:sz w:val="22"/>
                          <w:szCs w:val="22"/>
                        </w:rPr>
                        <w:t xml:space="preserve">. </w:t>
                      </w:r>
                      <w:r>
                        <w:rPr>
                          <w:rFonts w:ascii="Arial" w:hAnsi="Arial"/>
                          <w:sz w:val="22"/>
                          <w:szCs w:val="22"/>
                        </w:rPr>
                        <w:t xml:space="preserve"> For this very challenging validation set, in which only 19% of the compounds are stable, both half-life Bayesians performed well and produced similar ROC curves.</w:t>
                      </w:r>
                    </w:p>
                  </w:txbxContent>
                </v:textbox>
                <w10:wrap type="topAndBottom"/>
              </v:shape>
            </w:pict>
          </mc:Fallback>
        </mc:AlternateContent>
      </w:r>
      <w:r w:rsidRPr="00316A4B">
        <w:rPr>
          <w:rFonts w:ascii="Arial" w:hAnsi="Arial"/>
          <w:noProof/>
        </w:rPr>
        <mc:AlternateContent>
          <mc:Choice Requires="wps">
            <w:drawing>
              <wp:anchor distT="0" distB="0" distL="114300" distR="114300" simplePos="0" relativeHeight="251685888" behindDoc="0" locked="0" layoutInCell="1" allowOverlap="1" wp14:anchorId="4719A631" wp14:editId="3E09882F">
                <wp:simplePos x="0" y="0"/>
                <wp:positionH relativeFrom="column">
                  <wp:posOffset>114300</wp:posOffset>
                </wp:positionH>
                <wp:positionV relativeFrom="paragraph">
                  <wp:posOffset>518160</wp:posOffset>
                </wp:positionV>
                <wp:extent cx="342900" cy="342900"/>
                <wp:effectExtent l="0" t="0" r="0" b="12700"/>
                <wp:wrapSquare wrapText="bothSides"/>
                <wp:docPr id="36" name="Text Box 3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55863F" w14:textId="77777777" w:rsidR="00B82AC1" w:rsidRPr="008C33EF" w:rsidRDefault="00B82AC1" w:rsidP="009F36D4">
                            <w:pPr>
                              <w:rPr>
                                <w:rFonts w:ascii="Arial Black" w:hAnsi="Arial Black"/>
                              </w:rPr>
                            </w:pPr>
                            <w:r>
                              <w:rPr>
                                <w:rFonts w:ascii="Arial Black" w:hAnsi="Arial Black"/>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6" type="#_x0000_t202" style="position:absolute;margin-left:9pt;margin-top:40.8pt;width:27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" filled="f" stroked="f">
                <v:textbox>
                  <w:txbxContent>
                    <w:p w14:paraId="3B55863F" w14:textId="77777777" w:rsidR="00B82AC1" w:rsidRPr="008C33EF" w:rsidRDefault="00B82AC1" w:rsidP="009F36D4">
                      <w:pPr>
                        <w:rPr>
                          <w:rFonts w:ascii="Arial Black" w:hAnsi="Arial Black"/>
                        </w:rPr>
                      </w:pPr>
                      <w:r>
                        <w:rPr>
                          <w:rFonts w:ascii="Arial Black" w:hAnsi="Arial Black"/>
                        </w:rPr>
                        <w:t>A</w:t>
                      </w:r>
                    </w:p>
                  </w:txbxContent>
                </v:textbox>
                <w10:wrap type="square"/>
              </v:shape>
            </w:pict>
          </mc:Fallback>
        </mc:AlternateContent>
      </w:r>
      <w:r w:rsidRPr="00316A4B">
        <w:rPr>
          <w:rFonts w:ascii="Arial" w:hAnsi="Arial"/>
          <w:noProof/>
        </w:rPr>
        <mc:AlternateContent>
          <mc:Choice Requires="wps">
            <w:drawing>
              <wp:anchor distT="0" distB="0" distL="114300" distR="114300" simplePos="0" relativeHeight="251686912" behindDoc="0" locked="0" layoutInCell="1" allowOverlap="1" wp14:anchorId="0EBA3983" wp14:editId="193D002E">
                <wp:simplePos x="0" y="0"/>
                <wp:positionH relativeFrom="column">
                  <wp:posOffset>228600</wp:posOffset>
                </wp:positionH>
                <wp:positionV relativeFrom="paragraph">
                  <wp:posOffset>3947160</wp:posOffset>
                </wp:positionV>
                <wp:extent cx="342900" cy="342900"/>
                <wp:effectExtent l="0" t="0" r="0" b="12700"/>
                <wp:wrapSquare wrapText="bothSides"/>
                <wp:docPr id="37" name="Text Box 37"/>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40E109" w14:textId="77777777" w:rsidR="00B82AC1" w:rsidRPr="008C33EF" w:rsidRDefault="00B82AC1" w:rsidP="009F36D4">
                            <w:pPr>
                              <w:rPr>
                                <w:rFonts w:ascii="Arial Black" w:hAnsi="Arial Black"/>
                              </w:rPr>
                            </w:pPr>
                            <w:r>
                              <w:rPr>
                                <w:rFonts w:ascii="Arial Black" w:hAnsi="Arial Black"/>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7" type="#_x0000_t202" style="position:absolute;margin-left:18pt;margin-top:310.8pt;width:27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" filled="f" stroked="f">
                <v:textbox>
                  <w:txbxContent>
                    <w:p w14:paraId="7340E109" w14:textId="77777777" w:rsidR="00B82AC1" w:rsidRPr="008C33EF" w:rsidRDefault="00B82AC1" w:rsidP="009F36D4">
                      <w:pPr>
                        <w:rPr>
                          <w:rFonts w:ascii="Arial Black" w:hAnsi="Arial Black"/>
                        </w:rPr>
                      </w:pPr>
                      <w:r>
                        <w:rPr>
                          <w:rFonts w:ascii="Arial Black" w:hAnsi="Arial Black"/>
                        </w:rPr>
                        <w:t>B</w:t>
                      </w:r>
                    </w:p>
                  </w:txbxContent>
                </v:textbox>
                <w10:wrap type="square"/>
              </v:shape>
            </w:pict>
          </mc:Fallback>
        </mc:AlternateContent>
      </w:r>
    </w:p>
    <w:p w14:paraId="7E515493" w14:textId="77777777" w:rsidR="00F63D05" w:rsidRDefault="00F63D05" w:rsidP="008203E2">
      <w:pPr>
        <w:rPr>
          <w:rFonts w:ascii="Arial" w:hAnsi="Arial"/>
        </w:rPr>
      </w:pPr>
    </w:p>
    <w:p w14:paraId="112679A0" w14:textId="77777777" w:rsidR="008203E2" w:rsidRDefault="00E76222" w:rsidP="008203E2">
      <w:pPr>
        <w:rPr>
          <w:rFonts w:ascii="Arial" w:hAnsi="Arial"/>
        </w:rPr>
      </w:pPr>
      <w:r>
        <w:rPr>
          <w:rFonts w:ascii="Arial" w:hAnsi="Arial"/>
          <w:noProof/>
        </w:rPr>
        <w:lastRenderedPageBreak/>
        <mc:AlternateContent>
          <mc:Choice Requires="wps">
            <w:drawing>
              <wp:anchor distT="0" distB="0" distL="114300" distR="114300" simplePos="0" relativeHeight="251663360" behindDoc="0" locked="0" layoutInCell="1" allowOverlap="1" wp14:anchorId="13DF77DD" wp14:editId="7CD7E80B">
                <wp:simplePos x="0" y="0"/>
                <wp:positionH relativeFrom="column">
                  <wp:posOffset>0</wp:posOffset>
                </wp:positionH>
                <wp:positionV relativeFrom="paragraph">
                  <wp:posOffset>228600</wp:posOffset>
                </wp:positionV>
                <wp:extent cx="5829300" cy="8572500"/>
                <wp:effectExtent l="0" t="0" r="38100" b="38100"/>
                <wp:wrapTopAndBottom/>
                <wp:docPr id="11" name="Text Box 11"/>
                <wp:cNvGraphicFramePr/>
                <a:graphic xmlns:a="http://schemas.openxmlformats.org/drawingml/2006/main">
                  <a:graphicData uri="http://schemas.microsoft.com/office/word/2010/wordprocessingShape">
                    <wps:wsp>
                      <wps:cNvSpPr txBox="1"/>
                      <wps:spPr>
                        <a:xfrm>
                          <a:off x="0" y="0"/>
                          <a:ext cx="5829300" cy="8572500"/>
                        </a:xfrm>
                        <a:prstGeom prst="rect">
                          <a:avLst/>
                        </a:prstGeom>
                        <a:noFill/>
                        <a:ln>
                          <a:solidFill>
                            <a:srgbClr val="FFFFFF"/>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169193" w14:textId="77777777" w:rsidR="00B82AC1" w:rsidRDefault="00B82AC1" w:rsidP="00E76222">
                            <w:pPr>
                              <w:jc w:val="center"/>
                              <w:rPr>
                                <w:rFonts w:ascii="Arial" w:hAnsi="Arial"/>
                              </w:rPr>
                            </w:pPr>
                            <w:r w:rsidRPr="00E76222">
                              <w:rPr>
                                <w:rFonts w:ascii="Arial" w:hAnsi="Arial"/>
                                <w:noProof/>
                              </w:rPr>
                              <w:drawing>
                                <wp:inline distT="0" distB="0" distL="0" distR="0" wp14:anchorId="220A6206" wp14:editId="035F409F">
                                  <wp:extent cx="4343400" cy="3257550"/>
                                  <wp:effectExtent l="0" t="0" r="0" b="0"/>
                                  <wp:docPr id="3" name="Picture 9" descr="http://localhost:9944/jobs/alp168/ppcC181A-B07F-4B97-A1B6-1C6493F8963B/Report/images/image8671055968349396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http://localhost:9944/jobs/alp168/ppcC181A-B07F-4B97-A1B6-1C6493F8963B/Report/images/image8671055968349396440.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3FDB7F2E" w14:textId="77777777" w:rsidR="00B82AC1" w:rsidRDefault="00B82AC1" w:rsidP="008203E2">
                            <w:pPr>
                              <w:rPr>
                                <w:rFonts w:ascii="Arial" w:hAnsi="Arial"/>
                              </w:rPr>
                            </w:pPr>
                          </w:p>
                          <w:p w14:paraId="62AAEC30" w14:textId="77777777" w:rsidR="00B82AC1" w:rsidRDefault="00B82AC1" w:rsidP="00E76222">
                            <w:pPr>
                              <w:jc w:val="center"/>
                              <w:rPr>
                                <w:rFonts w:ascii="Arial" w:hAnsi="Arial"/>
                              </w:rPr>
                            </w:pPr>
                            <w:r w:rsidRPr="00E76222">
                              <w:rPr>
                                <w:rFonts w:ascii="Arial" w:hAnsi="Arial"/>
                                <w:noProof/>
                              </w:rPr>
                              <w:drawing>
                                <wp:inline distT="0" distB="0" distL="0" distR="0" wp14:anchorId="783ECF54" wp14:editId="1CA4B2DE">
                                  <wp:extent cx="4343400" cy="3257550"/>
                                  <wp:effectExtent l="0" t="0" r="0" b="0"/>
                                  <wp:docPr id="7" name="Picture 10" descr="http://localhost:9944/jobs/alp168/ppcC181A-B07F-4B97-A1B6-1C6493F8963B/Report/images/image6720177796660694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http://localhost:9944/jobs/alp168/ppcC181A-B07F-4B97-A1B6-1C6493F8963B/Report/images/image6720177796660694688.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5233DD88" w14:textId="63A027F1" w:rsidR="00B82AC1" w:rsidRPr="006B6E98" w:rsidRDefault="00B82AC1" w:rsidP="004E5411">
                            <w:pPr>
                              <w:jc w:val="both"/>
                              <w:rPr>
                                <w:rFonts w:ascii="Arial" w:hAnsi="Arial"/>
                              </w:rPr>
                            </w:pPr>
                            <w:r>
                              <w:rPr>
                                <w:rFonts w:ascii="Arial" w:hAnsi="Arial"/>
                                <w:b/>
                              </w:rPr>
                              <w:t>Figure S</w:t>
                            </w:r>
                            <w:ins w:id="47" w:author="Alex Perryman" w:date="2015-08-11T16:33:00Z">
                              <w:r>
                                <w:rPr>
                                  <w:rFonts w:ascii="Arial" w:hAnsi="Arial"/>
                                  <w:b/>
                                </w:rPr>
                                <w:t>10</w:t>
                              </w:r>
                            </w:ins>
                            <w:del w:id="48" w:author="Alex Perryman" w:date="2015-08-11T16:33:00Z">
                              <w:r w:rsidDel="0076757F">
                                <w:rPr>
                                  <w:rFonts w:ascii="Arial" w:hAnsi="Arial"/>
                                  <w:b/>
                                </w:rPr>
                                <w:delText>7</w:delText>
                              </w:r>
                            </w:del>
                            <w:r w:rsidRPr="00420CEC">
                              <w:rPr>
                                <w:rFonts w:ascii="Arial" w:hAnsi="Arial"/>
                                <w:b/>
                              </w:rPr>
                              <w:t xml:space="preserve">. </w:t>
                            </w:r>
                            <w:r w:rsidRPr="00980F3C">
                              <w:rPr>
                                <w:rFonts w:ascii="Arial" w:hAnsi="Arial"/>
                                <w:b/>
                                <w:sz w:val="22"/>
                                <w:szCs w:val="22"/>
                              </w:rPr>
                              <w:t>Receiver Operating Characteristic (ROC) curves from internal five-fold cross-validation studies performed when creating the “full” and “pruned”</w:t>
                            </w:r>
                            <w:r>
                              <w:rPr>
                                <w:rFonts w:ascii="Arial" w:hAnsi="Arial"/>
                                <w:b/>
                                <w:sz w:val="22"/>
                                <w:szCs w:val="22"/>
                              </w:rPr>
                              <w:t xml:space="preserve"> percent compound left </w:t>
                            </w:r>
                            <w:r w:rsidRPr="00980F3C">
                              <w:rPr>
                                <w:rFonts w:ascii="Arial" w:hAnsi="Arial"/>
                                <w:b/>
                                <w:sz w:val="22"/>
                                <w:szCs w:val="22"/>
                              </w:rPr>
                              <w:t>Bayesians to predict MLM stability.</w:t>
                            </w:r>
                            <w:r w:rsidRPr="00980F3C">
                              <w:rPr>
                                <w:rFonts w:ascii="Arial" w:hAnsi="Arial"/>
                                <w:sz w:val="22"/>
                                <w:szCs w:val="22"/>
                              </w:rPr>
                              <w:t xml:space="preserve">  When Bayesian models </w:t>
                            </w:r>
                            <w:r>
                              <w:rPr>
                                <w:rFonts w:ascii="Arial" w:hAnsi="Arial"/>
                                <w:sz w:val="22"/>
                                <w:szCs w:val="22"/>
                              </w:rPr>
                              <w:t>we</w:t>
                            </w:r>
                            <w:r w:rsidRPr="00980F3C">
                              <w:rPr>
                                <w:rFonts w:ascii="Arial" w:hAnsi="Arial"/>
                                <w:sz w:val="22"/>
                                <w:szCs w:val="22"/>
                              </w:rPr>
                              <w:t>re created in Pipeline Pilot</w:t>
                            </w:r>
                            <w:r>
                              <w:rPr>
                                <w:rFonts w:ascii="Arial" w:hAnsi="Arial"/>
                                <w:sz w:val="22"/>
                                <w:szCs w:val="22"/>
                              </w:rPr>
                              <w:t xml:space="preserve"> 9.1 (BIOVIA)</w:t>
                            </w:r>
                            <w:r w:rsidRPr="00980F3C">
                              <w:rPr>
                                <w:rFonts w:ascii="Arial" w:hAnsi="Arial"/>
                                <w:sz w:val="22"/>
                                <w:szCs w:val="22"/>
                              </w:rPr>
                              <w:t>, the default protocol involve</w:t>
                            </w:r>
                            <w:r>
                              <w:rPr>
                                <w:rFonts w:ascii="Arial" w:hAnsi="Arial"/>
                                <w:sz w:val="22"/>
                                <w:szCs w:val="22"/>
                              </w:rPr>
                              <w:t>d</w:t>
                            </w:r>
                            <w:r w:rsidRPr="00980F3C">
                              <w:rPr>
                                <w:rFonts w:ascii="Arial" w:hAnsi="Arial"/>
                                <w:sz w:val="22"/>
                                <w:szCs w:val="22"/>
                              </w:rPr>
                              <w:t xml:space="preserve"> performing five-fold cross-validation, in which 20% of the training set </w:t>
                            </w:r>
                            <w:r>
                              <w:rPr>
                                <w:rFonts w:ascii="Arial" w:hAnsi="Arial"/>
                                <w:sz w:val="22"/>
                                <w:szCs w:val="22"/>
                              </w:rPr>
                              <w:t>wa</w:t>
                            </w:r>
                            <w:r w:rsidRPr="00980F3C">
                              <w:rPr>
                                <w:rFonts w:ascii="Arial" w:hAnsi="Arial"/>
                                <w:sz w:val="22"/>
                                <w:szCs w:val="22"/>
                              </w:rPr>
                              <w:t xml:space="preserve">s </w:t>
                            </w:r>
                            <w:r>
                              <w:rPr>
                                <w:rFonts w:ascii="Arial" w:hAnsi="Arial"/>
                                <w:sz w:val="22"/>
                                <w:szCs w:val="22"/>
                              </w:rPr>
                              <w:t xml:space="preserve">randomly </w:t>
                            </w:r>
                            <w:r w:rsidRPr="00980F3C">
                              <w:rPr>
                                <w:rFonts w:ascii="Arial" w:hAnsi="Arial"/>
                                <w:sz w:val="22"/>
                                <w:szCs w:val="22"/>
                              </w:rPr>
                              <w:t xml:space="preserve">removed, the model </w:t>
                            </w:r>
                            <w:r>
                              <w:rPr>
                                <w:rFonts w:ascii="Arial" w:hAnsi="Arial"/>
                                <w:sz w:val="22"/>
                                <w:szCs w:val="22"/>
                              </w:rPr>
                              <w:t>was</w:t>
                            </w:r>
                            <w:r w:rsidRPr="00980F3C">
                              <w:rPr>
                                <w:rFonts w:ascii="Arial" w:hAnsi="Arial"/>
                                <w:sz w:val="22"/>
                                <w:szCs w:val="22"/>
                              </w:rPr>
                              <w:t xml:space="preserve"> built with the remaining 80%, and the model </w:t>
                            </w:r>
                            <w:r>
                              <w:rPr>
                                <w:rFonts w:ascii="Arial" w:hAnsi="Arial"/>
                                <w:sz w:val="22"/>
                                <w:szCs w:val="22"/>
                              </w:rPr>
                              <w:t>wa</w:t>
                            </w:r>
                            <w:r w:rsidRPr="00980F3C">
                              <w:rPr>
                                <w:rFonts w:ascii="Arial" w:hAnsi="Arial"/>
                                <w:sz w:val="22"/>
                                <w:szCs w:val="22"/>
                              </w:rPr>
                              <w:t xml:space="preserve">s then evaluated on the 20% of data that was left out.  </w:t>
                            </w:r>
                            <w:r>
                              <w:rPr>
                                <w:rFonts w:ascii="Arial" w:hAnsi="Arial"/>
                                <w:sz w:val="22"/>
                                <w:szCs w:val="22"/>
                              </w:rPr>
                              <w:t xml:space="preserve">The process was repeated five times.  </w:t>
                            </w:r>
                            <w:proofErr w:type="gramStart"/>
                            <w:r w:rsidRPr="00980F3C">
                              <w:rPr>
                                <w:rFonts w:ascii="Arial" w:hAnsi="Arial"/>
                                <w:sz w:val="22"/>
                                <w:szCs w:val="22"/>
                              </w:rPr>
                              <w:t>(</w:t>
                            </w:r>
                            <w:r w:rsidRPr="00980F3C">
                              <w:rPr>
                                <w:rFonts w:ascii="Arial" w:hAnsi="Arial"/>
                                <w:b/>
                                <w:sz w:val="22"/>
                                <w:szCs w:val="22"/>
                              </w:rPr>
                              <w:t>A</w:t>
                            </w:r>
                            <w:r w:rsidRPr="00980F3C">
                              <w:rPr>
                                <w:rFonts w:ascii="Arial" w:hAnsi="Arial"/>
                                <w:sz w:val="22"/>
                                <w:szCs w:val="22"/>
                              </w:rPr>
                              <w:t xml:space="preserve">) The ROC curve, which plots the sensitivity (true positive rate) on the y-axis versus the false positive rate (1-specificity) on the x-axis, for the “full” </w:t>
                            </w:r>
                            <w:r>
                              <w:rPr>
                                <w:rFonts w:ascii="Arial" w:hAnsi="Arial"/>
                                <w:sz w:val="22"/>
                                <w:szCs w:val="22"/>
                              </w:rPr>
                              <w:t>percent compound left</w:t>
                            </w:r>
                            <w:r w:rsidRPr="00980F3C">
                              <w:rPr>
                                <w:rFonts w:ascii="Arial" w:hAnsi="Arial"/>
                                <w:sz w:val="22"/>
                                <w:szCs w:val="22"/>
                              </w:rPr>
                              <w:t xml:space="preserve"> Bayesian</w:t>
                            </w:r>
                            <w:proofErr w:type="gramEnd"/>
                            <w:r w:rsidRPr="00980F3C">
                              <w:rPr>
                                <w:rFonts w:ascii="Arial" w:hAnsi="Arial"/>
                                <w:sz w:val="22"/>
                                <w:szCs w:val="22"/>
                              </w:rPr>
                              <w:t xml:space="preserve"> is shown.  (</w:t>
                            </w:r>
                            <w:r w:rsidRPr="00980F3C">
                              <w:rPr>
                                <w:rFonts w:ascii="Arial" w:hAnsi="Arial"/>
                                <w:b/>
                                <w:sz w:val="22"/>
                                <w:szCs w:val="22"/>
                              </w:rPr>
                              <w:t>B</w:t>
                            </w:r>
                            <w:r w:rsidRPr="00980F3C">
                              <w:rPr>
                                <w:rFonts w:ascii="Arial" w:hAnsi="Arial"/>
                                <w:sz w:val="22"/>
                                <w:szCs w:val="22"/>
                              </w:rPr>
                              <w:t>) The</w:t>
                            </w:r>
                            <w:r>
                              <w:rPr>
                                <w:rFonts w:ascii="Arial" w:hAnsi="Arial"/>
                                <w:sz w:val="22"/>
                                <w:szCs w:val="22"/>
                              </w:rPr>
                              <w:t xml:space="preserve"> very similar</w:t>
                            </w:r>
                            <w:r w:rsidRPr="00980F3C">
                              <w:rPr>
                                <w:rFonts w:ascii="Arial" w:hAnsi="Arial"/>
                                <w:sz w:val="22"/>
                                <w:szCs w:val="22"/>
                              </w:rPr>
                              <w:t xml:space="preserve"> ROC curve for the “pruned”</w:t>
                            </w:r>
                            <w:r>
                              <w:rPr>
                                <w:rFonts w:ascii="Arial" w:hAnsi="Arial"/>
                                <w:sz w:val="22"/>
                                <w:szCs w:val="22"/>
                              </w:rPr>
                              <w:t xml:space="preserve"> percent compound left Bayesian is displayed.  Both of these internal ROC curves are near perfect.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8" type="#_x0000_t202" style="position:absolute;margin-left:0;margin-top:18pt;width:459pt;height: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" filled="f" strokecolor="white">
                <v:textbox>
                  <w:txbxContent>
                    <w:p w14:paraId="1F169193" w14:textId="77777777" w:rsidR="00B82AC1" w:rsidRDefault="00B82AC1" w:rsidP="00E76222">
                      <w:pPr>
                        <w:jc w:val="center"/>
                        <w:rPr>
                          <w:rFonts w:ascii="Arial" w:hAnsi="Arial"/>
                        </w:rPr>
                      </w:pPr>
                      <w:r w:rsidRPr="00E76222">
                        <w:rPr>
                          <w:rFonts w:ascii="Arial" w:hAnsi="Arial"/>
                          <w:noProof/>
                        </w:rPr>
                        <w:drawing>
                          <wp:inline distT="0" distB="0" distL="0" distR="0" wp14:anchorId="220A6206" wp14:editId="035F409F">
                            <wp:extent cx="4343400" cy="3257550"/>
                            <wp:effectExtent l="0" t="0" r="0" b="0"/>
                            <wp:docPr id="3" name="Picture 9" descr="http://localhost:9944/jobs/alp168/ppcC181A-B07F-4B97-A1B6-1C6493F8963B/Report/images/image8671055968349396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http://localhost:9944/jobs/alp168/ppcC181A-B07F-4B97-A1B6-1C6493F8963B/Report/images/image8671055968349396440.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3FDB7F2E" w14:textId="77777777" w:rsidR="00B82AC1" w:rsidRDefault="00B82AC1" w:rsidP="008203E2">
                      <w:pPr>
                        <w:rPr>
                          <w:rFonts w:ascii="Arial" w:hAnsi="Arial"/>
                        </w:rPr>
                      </w:pPr>
                    </w:p>
                    <w:p w14:paraId="62AAEC30" w14:textId="77777777" w:rsidR="00B82AC1" w:rsidRDefault="00B82AC1" w:rsidP="00E76222">
                      <w:pPr>
                        <w:jc w:val="center"/>
                        <w:rPr>
                          <w:rFonts w:ascii="Arial" w:hAnsi="Arial"/>
                        </w:rPr>
                      </w:pPr>
                      <w:r w:rsidRPr="00E76222">
                        <w:rPr>
                          <w:rFonts w:ascii="Arial" w:hAnsi="Arial"/>
                          <w:noProof/>
                        </w:rPr>
                        <w:drawing>
                          <wp:inline distT="0" distB="0" distL="0" distR="0" wp14:anchorId="783ECF54" wp14:editId="1CA4B2DE">
                            <wp:extent cx="4343400" cy="3257550"/>
                            <wp:effectExtent l="0" t="0" r="0" b="0"/>
                            <wp:docPr id="7" name="Picture 10" descr="http://localhost:9944/jobs/alp168/ppcC181A-B07F-4B97-A1B6-1C6493F8963B/Report/images/image6720177796660694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http://localhost:9944/jobs/alp168/ppcC181A-B07F-4B97-A1B6-1C6493F8963B/Report/images/image6720177796660694688.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5233DD88" w14:textId="63A027F1" w:rsidR="00B82AC1" w:rsidRPr="006B6E98" w:rsidRDefault="00B82AC1" w:rsidP="004E5411">
                      <w:pPr>
                        <w:jc w:val="both"/>
                        <w:rPr>
                          <w:rFonts w:ascii="Arial" w:hAnsi="Arial"/>
                        </w:rPr>
                      </w:pPr>
                      <w:r>
                        <w:rPr>
                          <w:rFonts w:ascii="Arial" w:hAnsi="Arial"/>
                          <w:b/>
                        </w:rPr>
                        <w:t>Figure S</w:t>
                      </w:r>
                      <w:ins w:id="49" w:author="Alex Perryman" w:date="2015-08-11T16:33:00Z">
                        <w:r>
                          <w:rPr>
                            <w:rFonts w:ascii="Arial" w:hAnsi="Arial"/>
                            <w:b/>
                          </w:rPr>
                          <w:t>10</w:t>
                        </w:r>
                      </w:ins>
                      <w:del w:id="50" w:author="Alex Perryman" w:date="2015-08-11T16:33:00Z">
                        <w:r w:rsidDel="0076757F">
                          <w:rPr>
                            <w:rFonts w:ascii="Arial" w:hAnsi="Arial"/>
                            <w:b/>
                          </w:rPr>
                          <w:delText>7</w:delText>
                        </w:r>
                      </w:del>
                      <w:r w:rsidRPr="00420CEC">
                        <w:rPr>
                          <w:rFonts w:ascii="Arial" w:hAnsi="Arial"/>
                          <w:b/>
                        </w:rPr>
                        <w:t xml:space="preserve">. </w:t>
                      </w:r>
                      <w:r w:rsidRPr="00980F3C">
                        <w:rPr>
                          <w:rFonts w:ascii="Arial" w:hAnsi="Arial"/>
                          <w:b/>
                          <w:sz w:val="22"/>
                          <w:szCs w:val="22"/>
                        </w:rPr>
                        <w:t>Receiver Operating Characteristic (ROC) curves from internal five-fold cross-validation studies performed when creating the “full” and “pruned”</w:t>
                      </w:r>
                      <w:r>
                        <w:rPr>
                          <w:rFonts w:ascii="Arial" w:hAnsi="Arial"/>
                          <w:b/>
                          <w:sz w:val="22"/>
                          <w:szCs w:val="22"/>
                        </w:rPr>
                        <w:t xml:space="preserve"> percent compound left </w:t>
                      </w:r>
                      <w:r w:rsidRPr="00980F3C">
                        <w:rPr>
                          <w:rFonts w:ascii="Arial" w:hAnsi="Arial"/>
                          <w:b/>
                          <w:sz w:val="22"/>
                          <w:szCs w:val="22"/>
                        </w:rPr>
                        <w:t>Bayesians to predict MLM stability.</w:t>
                      </w:r>
                      <w:r w:rsidRPr="00980F3C">
                        <w:rPr>
                          <w:rFonts w:ascii="Arial" w:hAnsi="Arial"/>
                          <w:sz w:val="22"/>
                          <w:szCs w:val="22"/>
                        </w:rPr>
                        <w:t xml:space="preserve">  When Bayesian models </w:t>
                      </w:r>
                      <w:r>
                        <w:rPr>
                          <w:rFonts w:ascii="Arial" w:hAnsi="Arial"/>
                          <w:sz w:val="22"/>
                          <w:szCs w:val="22"/>
                        </w:rPr>
                        <w:t>we</w:t>
                      </w:r>
                      <w:r w:rsidRPr="00980F3C">
                        <w:rPr>
                          <w:rFonts w:ascii="Arial" w:hAnsi="Arial"/>
                          <w:sz w:val="22"/>
                          <w:szCs w:val="22"/>
                        </w:rPr>
                        <w:t>re created in Pipeline Pilot</w:t>
                      </w:r>
                      <w:r>
                        <w:rPr>
                          <w:rFonts w:ascii="Arial" w:hAnsi="Arial"/>
                          <w:sz w:val="22"/>
                          <w:szCs w:val="22"/>
                        </w:rPr>
                        <w:t xml:space="preserve"> 9.1 (BIOVIA)</w:t>
                      </w:r>
                      <w:r w:rsidRPr="00980F3C">
                        <w:rPr>
                          <w:rFonts w:ascii="Arial" w:hAnsi="Arial"/>
                          <w:sz w:val="22"/>
                          <w:szCs w:val="22"/>
                        </w:rPr>
                        <w:t>, the default protocol involve</w:t>
                      </w:r>
                      <w:r>
                        <w:rPr>
                          <w:rFonts w:ascii="Arial" w:hAnsi="Arial"/>
                          <w:sz w:val="22"/>
                          <w:szCs w:val="22"/>
                        </w:rPr>
                        <w:t>d</w:t>
                      </w:r>
                      <w:r w:rsidRPr="00980F3C">
                        <w:rPr>
                          <w:rFonts w:ascii="Arial" w:hAnsi="Arial"/>
                          <w:sz w:val="22"/>
                          <w:szCs w:val="22"/>
                        </w:rPr>
                        <w:t xml:space="preserve"> performing five-fold cross-validation, in which 20% of the training set </w:t>
                      </w:r>
                      <w:r>
                        <w:rPr>
                          <w:rFonts w:ascii="Arial" w:hAnsi="Arial"/>
                          <w:sz w:val="22"/>
                          <w:szCs w:val="22"/>
                        </w:rPr>
                        <w:t>wa</w:t>
                      </w:r>
                      <w:r w:rsidRPr="00980F3C">
                        <w:rPr>
                          <w:rFonts w:ascii="Arial" w:hAnsi="Arial"/>
                          <w:sz w:val="22"/>
                          <w:szCs w:val="22"/>
                        </w:rPr>
                        <w:t xml:space="preserve">s </w:t>
                      </w:r>
                      <w:r>
                        <w:rPr>
                          <w:rFonts w:ascii="Arial" w:hAnsi="Arial"/>
                          <w:sz w:val="22"/>
                          <w:szCs w:val="22"/>
                        </w:rPr>
                        <w:t xml:space="preserve">randomly </w:t>
                      </w:r>
                      <w:r w:rsidRPr="00980F3C">
                        <w:rPr>
                          <w:rFonts w:ascii="Arial" w:hAnsi="Arial"/>
                          <w:sz w:val="22"/>
                          <w:szCs w:val="22"/>
                        </w:rPr>
                        <w:t xml:space="preserve">removed, the model </w:t>
                      </w:r>
                      <w:r>
                        <w:rPr>
                          <w:rFonts w:ascii="Arial" w:hAnsi="Arial"/>
                          <w:sz w:val="22"/>
                          <w:szCs w:val="22"/>
                        </w:rPr>
                        <w:t>was</w:t>
                      </w:r>
                      <w:r w:rsidRPr="00980F3C">
                        <w:rPr>
                          <w:rFonts w:ascii="Arial" w:hAnsi="Arial"/>
                          <w:sz w:val="22"/>
                          <w:szCs w:val="22"/>
                        </w:rPr>
                        <w:t xml:space="preserve"> built with the remaining 80%, and the model </w:t>
                      </w:r>
                      <w:r>
                        <w:rPr>
                          <w:rFonts w:ascii="Arial" w:hAnsi="Arial"/>
                          <w:sz w:val="22"/>
                          <w:szCs w:val="22"/>
                        </w:rPr>
                        <w:t>wa</w:t>
                      </w:r>
                      <w:r w:rsidRPr="00980F3C">
                        <w:rPr>
                          <w:rFonts w:ascii="Arial" w:hAnsi="Arial"/>
                          <w:sz w:val="22"/>
                          <w:szCs w:val="22"/>
                        </w:rPr>
                        <w:t xml:space="preserve">s then evaluated on the 20% of data that was left out.  </w:t>
                      </w:r>
                      <w:r>
                        <w:rPr>
                          <w:rFonts w:ascii="Arial" w:hAnsi="Arial"/>
                          <w:sz w:val="22"/>
                          <w:szCs w:val="22"/>
                        </w:rPr>
                        <w:t xml:space="preserve">The process was repeated five times.  </w:t>
                      </w:r>
                      <w:proofErr w:type="gramStart"/>
                      <w:r w:rsidRPr="00980F3C">
                        <w:rPr>
                          <w:rFonts w:ascii="Arial" w:hAnsi="Arial"/>
                          <w:sz w:val="22"/>
                          <w:szCs w:val="22"/>
                        </w:rPr>
                        <w:t>(</w:t>
                      </w:r>
                      <w:r w:rsidRPr="00980F3C">
                        <w:rPr>
                          <w:rFonts w:ascii="Arial" w:hAnsi="Arial"/>
                          <w:b/>
                          <w:sz w:val="22"/>
                          <w:szCs w:val="22"/>
                        </w:rPr>
                        <w:t>A</w:t>
                      </w:r>
                      <w:r w:rsidRPr="00980F3C">
                        <w:rPr>
                          <w:rFonts w:ascii="Arial" w:hAnsi="Arial"/>
                          <w:sz w:val="22"/>
                          <w:szCs w:val="22"/>
                        </w:rPr>
                        <w:t xml:space="preserve">) The ROC curve, which plots the sensitivity (true positive rate) on the y-axis versus the false positive rate (1-specificity) on the x-axis, for the “full” </w:t>
                      </w:r>
                      <w:r>
                        <w:rPr>
                          <w:rFonts w:ascii="Arial" w:hAnsi="Arial"/>
                          <w:sz w:val="22"/>
                          <w:szCs w:val="22"/>
                        </w:rPr>
                        <w:t>percent compound left</w:t>
                      </w:r>
                      <w:r w:rsidRPr="00980F3C">
                        <w:rPr>
                          <w:rFonts w:ascii="Arial" w:hAnsi="Arial"/>
                          <w:sz w:val="22"/>
                          <w:szCs w:val="22"/>
                        </w:rPr>
                        <w:t xml:space="preserve"> Bayesian</w:t>
                      </w:r>
                      <w:proofErr w:type="gramEnd"/>
                      <w:r w:rsidRPr="00980F3C">
                        <w:rPr>
                          <w:rFonts w:ascii="Arial" w:hAnsi="Arial"/>
                          <w:sz w:val="22"/>
                          <w:szCs w:val="22"/>
                        </w:rPr>
                        <w:t xml:space="preserve"> is shown.  (</w:t>
                      </w:r>
                      <w:r w:rsidRPr="00980F3C">
                        <w:rPr>
                          <w:rFonts w:ascii="Arial" w:hAnsi="Arial"/>
                          <w:b/>
                          <w:sz w:val="22"/>
                          <w:szCs w:val="22"/>
                        </w:rPr>
                        <w:t>B</w:t>
                      </w:r>
                      <w:r w:rsidRPr="00980F3C">
                        <w:rPr>
                          <w:rFonts w:ascii="Arial" w:hAnsi="Arial"/>
                          <w:sz w:val="22"/>
                          <w:szCs w:val="22"/>
                        </w:rPr>
                        <w:t>) The</w:t>
                      </w:r>
                      <w:r>
                        <w:rPr>
                          <w:rFonts w:ascii="Arial" w:hAnsi="Arial"/>
                          <w:sz w:val="22"/>
                          <w:szCs w:val="22"/>
                        </w:rPr>
                        <w:t xml:space="preserve"> very similar</w:t>
                      </w:r>
                      <w:r w:rsidRPr="00980F3C">
                        <w:rPr>
                          <w:rFonts w:ascii="Arial" w:hAnsi="Arial"/>
                          <w:sz w:val="22"/>
                          <w:szCs w:val="22"/>
                        </w:rPr>
                        <w:t xml:space="preserve"> ROC curve for the “pruned”</w:t>
                      </w:r>
                      <w:r>
                        <w:rPr>
                          <w:rFonts w:ascii="Arial" w:hAnsi="Arial"/>
                          <w:sz w:val="22"/>
                          <w:szCs w:val="22"/>
                        </w:rPr>
                        <w:t xml:space="preserve"> percent compound left Bayesian is displayed.  Both of these internal ROC curves are near perfect.</w:t>
                      </w:r>
                    </w:p>
                  </w:txbxContent>
                </v:textbox>
                <w10:wrap type="topAndBottom"/>
              </v:shape>
            </w:pict>
          </mc:Fallback>
        </mc:AlternateContent>
      </w:r>
      <w:r>
        <w:rPr>
          <w:rFonts w:ascii="Arial" w:hAnsi="Arial"/>
          <w:noProof/>
        </w:rPr>
        <mc:AlternateContent>
          <mc:Choice Requires="wps">
            <w:drawing>
              <wp:anchor distT="0" distB="0" distL="114300" distR="114300" simplePos="0" relativeHeight="251669504" behindDoc="0" locked="0" layoutInCell="1" allowOverlap="1" wp14:anchorId="2999BEAE" wp14:editId="0A34EF75">
                <wp:simplePos x="0" y="0"/>
                <wp:positionH relativeFrom="column">
                  <wp:posOffset>114300</wp:posOffset>
                </wp:positionH>
                <wp:positionV relativeFrom="paragraph">
                  <wp:posOffset>3771900</wp:posOffset>
                </wp:positionV>
                <wp:extent cx="3429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454826" w14:textId="77777777" w:rsidR="00B82AC1" w:rsidRPr="00E76222" w:rsidRDefault="00B82AC1">
                            <w:pPr>
                              <w:rPr>
                                <w:rFonts w:ascii="Arial Black" w:hAnsi="Arial Black"/>
                              </w:rPr>
                            </w:pPr>
                            <w:r>
                              <w:rPr>
                                <w:rFonts w:ascii="Arial Black" w:hAnsi="Arial Black"/>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9" type="#_x0000_t202" style="position:absolute;margin-left:9pt;margin-top:297pt;width:27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" filled="f" stroked="f">
                <v:textbox>
                  <w:txbxContent>
                    <w:p w14:paraId="1B454826" w14:textId="77777777" w:rsidR="00B82AC1" w:rsidRPr="00E76222" w:rsidRDefault="00B82AC1">
                      <w:pPr>
                        <w:rPr>
                          <w:rFonts w:ascii="Arial Black" w:hAnsi="Arial Black"/>
                        </w:rPr>
                      </w:pPr>
                      <w:r>
                        <w:rPr>
                          <w:rFonts w:ascii="Arial Black" w:hAnsi="Arial Black"/>
                        </w:rPr>
                        <w:t>B</w:t>
                      </w:r>
                    </w:p>
                  </w:txbxContent>
                </v:textbox>
                <w10:wrap type="square"/>
              </v:shape>
            </w:pict>
          </mc:Fallback>
        </mc:AlternateContent>
      </w:r>
      <w:r>
        <w:rPr>
          <w:rFonts w:ascii="Arial" w:hAnsi="Arial"/>
          <w:noProof/>
        </w:rPr>
        <mc:AlternateContent>
          <mc:Choice Requires="wps">
            <w:drawing>
              <wp:anchor distT="0" distB="0" distL="114300" distR="114300" simplePos="0" relativeHeight="251668480" behindDoc="0" locked="0" layoutInCell="1" allowOverlap="1" wp14:anchorId="2BD3119B" wp14:editId="5B572054">
                <wp:simplePos x="0" y="0"/>
                <wp:positionH relativeFrom="column">
                  <wp:posOffset>114300</wp:posOffset>
                </wp:positionH>
                <wp:positionV relativeFrom="paragraph">
                  <wp:posOffset>342900</wp:posOffset>
                </wp:positionV>
                <wp:extent cx="342900" cy="3429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C16D40" w14:textId="77777777" w:rsidR="00B82AC1" w:rsidRPr="00E76222" w:rsidRDefault="00B82AC1">
                            <w:pPr>
                              <w:rPr>
                                <w:rFonts w:ascii="Arial Black" w:hAnsi="Arial Black"/>
                              </w:rPr>
                            </w:pPr>
                            <w:r>
                              <w:rPr>
                                <w:rFonts w:ascii="Arial Black" w:hAnsi="Arial Black"/>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40" type="#_x0000_t202" style="position:absolute;margin-left:9pt;margin-top:27pt;width:27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NaT80CAAAV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" filled="f" stroked="f">
                <v:textbox>
                  <w:txbxContent>
                    <w:p w14:paraId="76C16D40" w14:textId="77777777" w:rsidR="00B82AC1" w:rsidRPr="00E76222" w:rsidRDefault="00B82AC1">
                      <w:pPr>
                        <w:rPr>
                          <w:rFonts w:ascii="Arial Black" w:hAnsi="Arial Black"/>
                        </w:rPr>
                      </w:pPr>
                      <w:r>
                        <w:rPr>
                          <w:rFonts w:ascii="Arial Black" w:hAnsi="Arial Black"/>
                        </w:rPr>
                        <w:t>A</w:t>
                      </w:r>
                    </w:p>
                  </w:txbxContent>
                </v:textbox>
                <w10:wrap type="square"/>
              </v:shape>
            </w:pict>
          </mc:Fallback>
        </mc:AlternateContent>
      </w:r>
    </w:p>
    <w:p w14:paraId="0C14AA19" w14:textId="77777777" w:rsidR="008203E2" w:rsidRDefault="00932146" w:rsidP="008203E2">
      <w:pPr>
        <w:rPr>
          <w:rFonts w:ascii="Arial" w:hAnsi="Arial"/>
        </w:rPr>
      </w:pPr>
      <w:r>
        <w:rPr>
          <w:rFonts w:ascii="Arial" w:hAnsi="Arial"/>
          <w:noProof/>
        </w:rPr>
        <w:lastRenderedPageBreak/>
        <mc:AlternateContent>
          <mc:Choice Requires="wps">
            <w:drawing>
              <wp:anchor distT="0" distB="0" distL="114300" distR="114300" simplePos="0" relativeHeight="251664384" behindDoc="0" locked="0" layoutInCell="1" allowOverlap="1" wp14:anchorId="3880191F" wp14:editId="01EDDED8">
                <wp:simplePos x="0" y="0"/>
                <wp:positionH relativeFrom="column">
                  <wp:posOffset>0</wp:posOffset>
                </wp:positionH>
                <wp:positionV relativeFrom="paragraph">
                  <wp:posOffset>228600</wp:posOffset>
                </wp:positionV>
                <wp:extent cx="6057900" cy="8343900"/>
                <wp:effectExtent l="0" t="0" r="38100" b="38100"/>
                <wp:wrapTopAndBottom/>
                <wp:docPr id="12" name="Text Box 12"/>
                <wp:cNvGraphicFramePr/>
                <a:graphic xmlns:a="http://schemas.openxmlformats.org/drawingml/2006/main">
                  <a:graphicData uri="http://schemas.microsoft.com/office/word/2010/wordprocessingShape">
                    <wps:wsp>
                      <wps:cNvSpPr txBox="1"/>
                      <wps:spPr>
                        <a:xfrm>
                          <a:off x="0" y="0"/>
                          <a:ext cx="6057900" cy="8343900"/>
                        </a:xfrm>
                        <a:prstGeom prst="rect">
                          <a:avLst/>
                        </a:prstGeom>
                        <a:noFill/>
                        <a:ln>
                          <a:solidFill>
                            <a:srgbClr val="FFFFFF"/>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C11C21" w14:textId="77777777" w:rsidR="00B82AC1" w:rsidRDefault="00B82AC1" w:rsidP="00932146">
                            <w:pPr>
                              <w:jc w:val="center"/>
                              <w:rPr>
                                <w:rFonts w:ascii="Arial" w:hAnsi="Arial"/>
                              </w:rPr>
                            </w:pPr>
                            <w:r w:rsidRPr="00932146">
                              <w:rPr>
                                <w:rFonts w:ascii="Arial" w:hAnsi="Arial"/>
                                <w:noProof/>
                              </w:rPr>
                              <w:drawing>
                                <wp:inline distT="0" distB="0" distL="0" distR="0" wp14:anchorId="756EB11B" wp14:editId="328D5D6F">
                                  <wp:extent cx="4343400" cy="3257550"/>
                                  <wp:effectExtent l="0" t="0" r="0" b="0"/>
                                  <wp:docPr id="17" name="Picture 15" descr="http://localhost:9944/jobs/alp168/ppcC181A-B07F-4B97-A1B6-1C6493F8963B/Report/images/image774813365177136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http://localhost:9944/jobs/alp168/ppcC181A-B07F-4B97-A1B6-1C6493F8963B/Report/images/image774813365177136715.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2A60ED57" w14:textId="77777777" w:rsidR="00B82AC1" w:rsidRDefault="00B82AC1" w:rsidP="00932146">
                            <w:pPr>
                              <w:jc w:val="center"/>
                              <w:rPr>
                                <w:rFonts w:ascii="Arial" w:hAnsi="Arial"/>
                              </w:rPr>
                            </w:pPr>
                          </w:p>
                          <w:p w14:paraId="637DE3CB" w14:textId="77777777" w:rsidR="00B82AC1" w:rsidRDefault="00B82AC1" w:rsidP="00932146">
                            <w:pPr>
                              <w:jc w:val="center"/>
                              <w:rPr>
                                <w:rFonts w:ascii="Arial" w:hAnsi="Arial"/>
                              </w:rPr>
                            </w:pPr>
                            <w:r w:rsidRPr="00932146">
                              <w:rPr>
                                <w:rFonts w:ascii="Arial" w:hAnsi="Arial"/>
                                <w:noProof/>
                              </w:rPr>
                              <w:drawing>
                                <wp:inline distT="0" distB="0" distL="0" distR="0" wp14:anchorId="74463247" wp14:editId="4403CE85">
                                  <wp:extent cx="4343400" cy="3257550"/>
                                  <wp:effectExtent l="0" t="0" r="0" b="0"/>
                                  <wp:docPr id="18" name="Picture 16" descr="http://localhost:9944/jobs/alp168/ppcC181A-B07F-4B97-A1B6-1C6493F8963B/Report/images/image2148016385465773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http://localhost:9944/jobs/alp168/ppcC181A-B07F-4B97-A1B6-1C6493F8963B/Report/images/image2148016385465773180.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6F98BDA2" w14:textId="6942DBE6" w:rsidR="00B82AC1" w:rsidRPr="00980F3C" w:rsidRDefault="00B82AC1" w:rsidP="00932146">
                            <w:pPr>
                              <w:jc w:val="both"/>
                              <w:rPr>
                                <w:rFonts w:ascii="Arial" w:hAnsi="Arial"/>
                                <w:sz w:val="22"/>
                                <w:szCs w:val="22"/>
                              </w:rPr>
                            </w:pPr>
                            <w:r>
                              <w:rPr>
                                <w:rFonts w:ascii="Arial" w:hAnsi="Arial"/>
                                <w:b/>
                              </w:rPr>
                              <w:t>Figure S</w:t>
                            </w:r>
                            <w:ins w:id="51" w:author="Alex Perryman" w:date="2015-08-11T16:37:00Z">
                              <w:r>
                                <w:rPr>
                                  <w:rFonts w:ascii="Arial" w:hAnsi="Arial"/>
                                  <w:b/>
                                </w:rPr>
                                <w:t>11</w:t>
                              </w:r>
                            </w:ins>
                            <w:del w:id="52" w:author="Alex Perryman" w:date="2015-08-11T16:37:00Z">
                              <w:r w:rsidDel="0076757F">
                                <w:rPr>
                                  <w:rFonts w:ascii="Arial" w:hAnsi="Arial"/>
                                  <w:b/>
                                </w:rPr>
                                <w:delText>8</w:delText>
                              </w:r>
                            </w:del>
                            <w:r w:rsidRPr="00420CEC">
                              <w:rPr>
                                <w:rFonts w:ascii="Arial" w:hAnsi="Arial"/>
                                <w:b/>
                              </w:rPr>
                              <w:t xml:space="preserve">. </w:t>
                            </w:r>
                            <w:r w:rsidRPr="00980F3C">
                              <w:rPr>
                                <w:rFonts w:ascii="Arial" w:hAnsi="Arial"/>
                                <w:b/>
                                <w:sz w:val="22"/>
                                <w:szCs w:val="22"/>
                              </w:rPr>
                              <w:t xml:space="preserve">Receiver Operating Characteristic (ROC) curves </w:t>
                            </w:r>
                            <w:r>
                              <w:rPr>
                                <w:rFonts w:ascii="Arial" w:hAnsi="Arial"/>
                                <w:b/>
                                <w:sz w:val="22"/>
                                <w:szCs w:val="22"/>
                              </w:rPr>
                              <w:t xml:space="preserve">produced when testing </w:t>
                            </w:r>
                            <w:r w:rsidRPr="00980F3C">
                              <w:rPr>
                                <w:rFonts w:ascii="Arial" w:hAnsi="Arial"/>
                                <w:b/>
                                <w:sz w:val="22"/>
                                <w:szCs w:val="22"/>
                              </w:rPr>
                              <w:t>the</w:t>
                            </w:r>
                            <w:r>
                              <w:rPr>
                                <w:rFonts w:ascii="Arial" w:hAnsi="Arial"/>
                                <w:b/>
                                <w:sz w:val="22"/>
                                <w:szCs w:val="22"/>
                              </w:rPr>
                              <w:t xml:space="preserve"> accuracy of the</w:t>
                            </w:r>
                            <w:r w:rsidRPr="00980F3C">
                              <w:rPr>
                                <w:rFonts w:ascii="Arial" w:hAnsi="Arial"/>
                                <w:b/>
                                <w:sz w:val="22"/>
                                <w:szCs w:val="22"/>
                              </w:rPr>
                              <w:t xml:space="preserve"> “full” and “pruned</w:t>
                            </w:r>
                            <w:r>
                              <w:rPr>
                                <w:rFonts w:ascii="Arial" w:hAnsi="Arial"/>
                                <w:b/>
                                <w:sz w:val="22"/>
                                <w:szCs w:val="22"/>
                              </w:rPr>
                              <w:t>” percent compound left</w:t>
                            </w:r>
                            <w:r w:rsidRPr="00980F3C">
                              <w:rPr>
                                <w:rFonts w:ascii="Arial" w:hAnsi="Arial"/>
                                <w:b/>
                                <w:sz w:val="22"/>
                                <w:szCs w:val="22"/>
                              </w:rPr>
                              <w:t xml:space="preserve"> Ba</w:t>
                            </w:r>
                            <w:r>
                              <w:rPr>
                                <w:rFonts w:ascii="Arial" w:hAnsi="Arial"/>
                                <w:b/>
                                <w:sz w:val="22"/>
                                <w:szCs w:val="22"/>
                              </w:rPr>
                              <w:t xml:space="preserve">yesians by scoring the </w:t>
                            </w:r>
                            <w:proofErr w:type="spellStart"/>
                            <w:r>
                              <w:rPr>
                                <w:rFonts w:ascii="Arial" w:hAnsi="Arial"/>
                                <w:b/>
                                <w:sz w:val="22"/>
                                <w:szCs w:val="22"/>
                              </w:rPr>
                              <w:t>Dartois</w:t>
                            </w:r>
                            <w:proofErr w:type="spellEnd"/>
                            <w:r>
                              <w:rPr>
                                <w:rFonts w:ascii="Arial" w:hAnsi="Arial"/>
                                <w:b/>
                                <w:sz w:val="22"/>
                                <w:szCs w:val="22"/>
                              </w:rPr>
                              <w:t xml:space="preserve"> set of 30 </w:t>
                            </w:r>
                            <w:proofErr w:type="spellStart"/>
                            <w:r>
                              <w:rPr>
                                <w:rFonts w:ascii="Arial" w:hAnsi="Arial"/>
                                <w:b/>
                                <w:sz w:val="22"/>
                                <w:szCs w:val="22"/>
                              </w:rPr>
                              <w:t>antituberculars</w:t>
                            </w:r>
                            <w:proofErr w:type="spellEnd"/>
                            <w:r>
                              <w:rPr>
                                <w:rFonts w:ascii="Arial" w:hAnsi="Arial"/>
                                <w:b/>
                                <w:sz w:val="22"/>
                                <w:szCs w:val="22"/>
                              </w:rPr>
                              <w:t xml:space="preserve"> with known MLM stability</w:t>
                            </w:r>
                            <w:r w:rsidRPr="00980F3C">
                              <w:rPr>
                                <w:rFonts w:ascii="Arial" w:hAnsi="Arial"/>
                                <w:b/>
                                <w:sz w:val="22"/>
                                <w:szCs w:val="22"/>
                              </w:rPr>
                              <w:t>.</w:t>
                            </w:r>
                            <w:r w:rsidRPr="00980F3C">
                              <w:rPr>
                                <w:rFonts w:ascii="Arial" w:hAnsi="Arial"/>
                                <w:sz w:val="22"/>
                                <w:szCs w:val="22"/>
                              </w:rPr>
                              <w:t xml:space="preserve">  </w:t>
                            </w:r>
                            <w:r>
                              <w:rPr>
                                <w:rFonts w:ascii="Arial" w:hAnsi="Arial"/>
                                <w:sz w:val="22"/>
                                <w:szCs w:val="22"/>
                              </w:rPr>
                              <w:t xml:space="preserve">The two MLM stability Bayesian models created (see </w:t>
                            </w:r>
                            <w:r w:rsidRPr="00826D91">
                              <w:rPr>
                                <w:rFonts w:ascii="Arial" w:hAnsi="Arial"/>
                                <w:b/>
                                <w:sz w:val="22"/>
                                <w:szCs w:val="22"/>
                              </w:rPr>
                              <w:t xml:space="preserve">Figures </w:t>
                            </w:r>
                            <w:r>
                              <w:rPr>
                                <w:rFonts w:ascii="Arial" w:hAnsi="Arial"/>
                                <w:b/>
                                <w:sz w:val="22"/>
                                <w:szCs w:val="22"/>
                              </w:rPr>
                              <w:t>S</w:t>
                            </w:r>
                            <w:r w:rsidRPr="00826D91">
                              <w:rPr>
                                <w:rFonts w:ascii="Arial" w:hAnsi="Arial"/>
                                <w:b/>
                                <w:sz w:val="22"/>
                                <w:szCs w:val="22"/>
                              </w:rPr>
                              <w:t>1</w:t>
                            </w:r>
                            <w:r>
                              <w:rPr>
                                <w:rFonts w:ascii="Arial" w:hAnsi="Arial"/>
                                <w:sz w:val="22"/>
                                <w:szCs w:val="22"/>
                              </w:rPr>
                              <w:t xml:space="preserve"> and </w:t>
                            </w:r>
                            <w:r>
                              <w:rPr>
                                <w:rFonts w:ascii="Arial" w:hAnsi="Arial"/>
                                <w:b/>
                                <w:sz w:val="22"/>
                                <w:szCs w:val="22"/>
                              </w:rPr>
                              <w:t>S</w:t>
                            </w:r>
                            <w:ins w:id="53" w:author="Alex Perryman" w:date="2015-08-11T16:38:00Z">
                              <w:r>
                                <w:rPr>
                                  <w:rFonts w:ascii="Arial" w:hAnsi="Arial"/>
                                  <w:b/>
                                  <w:sz w:val="22"/>
                                  <w:szCs w:val="22"/>
                                </w:rPr>
                                <w:t>10</w:t>
                              </w:r>
                            </w:ins>
                            <w:del w:id="54" w:author="Alex Perryman" w:date="2015-08-11T16:38:00Z">
                              <w:r w:rsidDel="0076757F">
                                <w:rPr>
                                  <w:rFonts w:ascii="Arial" w:hAnsi="Arial"/>
                                  <w:b/>
                                  <w:sz w:val="22"/>
                                  <w:szCs w:val="22"/>
                                </w:rPr>
                                <w:delText>7</w:delText>
                              </w:r>
                            </w:del>
                            <w:r>
                              <w:rPr>
                                <w:rFonts w:ascii="Arial" w:hAnsi="Arial"/>
                                <w:sz w:val="22"/>
                                <w:szCs w:val="22"/>
                              </w:rPr>
                              <w:t xml:space="preserve">) were evaluated with an independent set of 30 </w:t>
                            </w:r>
                            <w:proofErr w:type="spellStart"/>
                            <w:r>
                              <w:rPr>
                                <w:rFonts w:ascii="Arial" w:hAnsi="Arial"/>
                                <w:sz w:val="22"/>
                                <w:szCs w:val="22"/>
                              </w:rPr>
                              <w:t>antitubercular</w:t>
                            </w:r>
                            <w:proofErr w:type="spellEnd"/>
                            <w:r>
                              <w:rPr>
                                <w:rFonts w:ascii="Arial" w:hAnsi="Arial"/>
                                <w:sz w:val="22"/>
                                <w:szCs w:val="22"/>
                              </w:rPr>
                              <w:t xml:space="preserve"> compounds, of which 3 were “unstable”</w:t>
                            </w:r>
                            <w:r w:rsidRPr="00980F3C">
                              <w:rPr>
                                <w:rFonts w:ascii="Arial" w:hAnsi="Arial"/>
                                <w:sz w:val="22"/>
                                <w:szCs w:val="22"/>
                              </w:rPr>
                              <w:t>.  (</w:t>
                            </w:r>
                            <w:r w:rsidRPr="00980F3C">
                              <w:rPr>
                                <w:rFonts w:ascii="Arial" w:hAnsi="Arial"/>
                                <w:b/>
                                <w:sz w:val="22"/>
                                <w:szCs w:val="22"/>
                              </w:rPr>
                              <w:t>A</w:t>
                            </w:r>
                            <w:r w:rsidRPr="00980F3C">
                              <w:rPr>
                                <w:rFonts w:ascii="Arial" w:hAnsi="Arial"/>
                                <w:sz w:val="22"/>
                                <w:szCs w:val="22"/>
                              </w:rPr>
                              <w:t>) The ROC curv</w:t>
                            </w:r>
                            <w:r>
                              <w:rPr>
                                <w:rFonts w:ascii="Arial" w:hAnsi="Arial"/>
                                <w:sz w:val="22"/>
                                <w:szCs w:val="22"/>
                              </w:rPr>
                              <w:t>e, which plots the sensitivity</w:t>
                            </w:r>
                            <w:r w:rsidRPr="00980F3C">
                              <w:rPr>
                                <w:rFonts w:ascii="Arial" w:hAnsi="Arial"/>
                                <w:sz w:val="22"/>
                                <w:szCs w:val="22"/>
                              </w:rPr>
                              <w:t xml:space="preserve"> </w:t>
                            </w:r>
                            <w:r>
                              <w:rPr>
                                <w:rFonts w:ascii="Arial" w:hAnsi="Arial"/>
                                <w:sz w:val="22"/>
                                <w:szCs w:val="22"/>
                              </w:rPr>
                              <w:t>vs.</w:t>
                            </w:r>
                            <w:r w:rsidRPr="00980F3C">
                              <w:rPr>
                                <w:rFonts w:ascii="Arial" w:hAnsi="Arial"/>
                                <w:sz w:val="22"/>
                                <w:szCs w:val="22"/>
                              </w:rPr>
                              <w:t xml:space="preserve"> 1-specificity, for the “full” </w:t>
                            </w:r>
                            <w:r>
                              <w:rPr>
                                <w:rFonts w:ascii="Arial" w:hAnsi="Arial"/>
                                <w:sz w:val="22"/>
                                <w:szCs w:val="22"/>
                              </w:rPr>
                              <w:t>compound left</w:t>
                            </w:r>
                            <w:r w:rsidRPr="00980F3C">
                              <w:rPr>
                                <w:rFonts w:ascii="Arial" w:hAnsi="Arial"/>
                                <w:sz w:val="22"/>
                                <w:szCs w:val="22"/>
                              </w:rPr>
                              <w:t xml:space="preserve"> Bayesian is shown.  (</w:t>
                            </w:r>
                            <w:r w:rsidRPr="00980F3C">
                              <w:rPr>
                                <w:rFonts w:ascii="Arial" w:hAnsi="Arial"/>
                                <w:b/>
                                <w:sz w:val="22"/>
                                <w:szCs w:val="22"/>
                              </w:rPr>
                              <w:t>B</w:t>
                            </w:r>
                            <w:r w:rsidRPr="00980F3C">
                              <w:rPr>
                                <w:rFonts w:ascii="Arial" w:hAnsi="Arial"/>
                                <w:sz w:val="22"/>
                                <w:szCs w:val="22"/>
                              </w:rPr>
                              <w:t>) The</w:t>
                            </w:r>
                            <w:r>
                              <w:rPr>
                                <w:rFonts w:ascii="Arial" w:hAnsi="Arial"/>
                                <w:sz w:val="22"/>
                                <w:szCs w:val="22"/>
                              </w:rPr>
                              <w:t xml:space="preserve"> </w:t>
                            </w:r>
                            <w:r w:rsidRPr="00980F3C">
                              <w:rPr>
                                <w:rFonts w:ascii="Arial" w:hAnsi="Arial"/>
                                <w:sz w:val="22"/>
                                <w:szCs w:val="22"/>
                              </w:rPr>
                              <w:t>ROC curve for the “pruned”</w:t>
                            </w:r>
                            <w:r>
                              <w:rPr>
                                <w:rFonts w:ascii="Arial" w:hAnsi="Arial"/>
                                <w:sz w:val="22"/>
                                <w:szCs w:val="22"/>
                              </w:rPr>
                              <w:t xml:space="preserve"> percent compound left Bayesian is displayed.  Both of these percent compound left Bayesians displayed much less predictive power than the half-life Bayesians in this independent test.</w:t>
                            </w:r>
                          </w:p>
                          <w:p w14:paraId="51AFD65A" w14:textId="77777777" w:rsidR="00B82AC1" w:rsidRPr="006B6E98" w:rsidRDefault="00B82AC1" w:rsidP="00932146">
                            <w:pPr>
                              <w:jc w:val="center"/>
                              <w:rPr>
                                <w:rFonts w:ascii="Arial" w:hAnsi="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41" type="#_x0000_t202" style="position:absolute;margin-left:0;margin-top:18pt;width:477pt;height:65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" filled="f" strokecolor="white">
                <v:textbox>
                  <w:txbxContent>
                    <w:p w14:paraId="2BC11C21" w14:textId="77777777" w:rsidR="00B82AC1" w:rsidRDefault="00B82AC1" w:rsidP="00932146">
                      <w:pPr>
                        <w:jc w:val="center"/>
                        <w:rPr>
                          <w:rFonts w:ascii="Arial" w:hAnsi="Arial"/>
                        </w:rPr>
                      </w:pPr>
                      <w:r w:rsidRPr="00932146">
                        <w:rPr>
                          <w:rFonts w:ascii="Arial" w:hAnsi="Arial"/>
                          <w:noProof/>
                        </w:rPr>
                        <w:drawing>
                          <wp:inline distT="0" distB="0" distL="0" distR="0" wp14:anchorId="756EB11B" wp14:editId="328D5D6F">
                            <wp:extent cx="4343400" cy="3257550"/>
                            <wp:effectExtent l="0" t="0" r="0" b="0"/>
                            <wp:docPr id="17" name="Picture 15" descr="http://localhost:9944/jobs/alp168/ppcC181A-B07F-4B97-A1B6-1C6493F8963B/Report/images/image774813365177136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http://localhost:9944/jobs/alp168/ppcC181A-B07F-4B97-A1B6-1C6493F8963B/Report/images/image774813365177136715.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2A60ED57" w14:textId="77777777" w:rsidR="00B82AC1" w:rsidRDefault="00B82AC1" w:rsidP="00932146">
                      <w:pPr>
                        <w:jc w:val="center"/>
                        <w:rPr>
                          <w:rFonts w:ascii="Arial" w:hAnsi="Arial"/>
                        </w:rPr>
                      </w:pPr>
                    </w:p>
                    <w:p w14:paraId="637DE3CB" w14:textId="77777777" w:rsidR="00B82AC1" w:rsidRDefault="00B82AC1" w:rsidP="00932146">
                      <w:pPr>
                        <w:jc w:val="center"/>
                        <w:rPr>
                          <w:rFonts w:ascii="Arial" w:hAnsi="Arial"/>
                        </w:rPr>
                      </w:pPr>
                      <w:r w:rsidRPr="00932146">
                        <w:rPr>
                          <w:rFonts w:ascii="Arial" w:hAnsi="Arial"/>
                          <w:noProof/>
                        </w:rPr>
                        <w:drawing>
                          <wp:inline distT="0" distB="0" distL="0" distR="0" wp14:anchorId="74463247" wp14:editId="4403CE85">
                            <wp:extent cx="4343400" cy="3257550"/>
                            <wp:effectExtent l="0" t="0" r="0" b="0"/>
                            <wp:docPr id="18" name="Picture 16" descr="http://localhost:9944/jobs/alp168/ppcC181A-B07F-4B97-A1B6-1C6493F8963B/Report/images/image2148016385465773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http://localhost:9944/jobs/alp168/ppcC181A-B07F-4B97-A1B6-1C6493F8963B/Report/images/image2148016385465773180.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6F98BDA2" w14:textId="6942DBE6" w:rsidR="00B82AC1" w:rsidRPr="00980F3C" w:rsidRDefault="00B82AC1" w:rsidP="00932146">
                      <w:pPr>
                        <w:jc w:val="both"/>
                        <w:rPr>
                          <w:rFonts w:ascii="Arial" w:hAnsi="Arial"/>
                          <w:sz w:val="22"/>
                          <w:szCs w:val="22"/>
                        </w:rPr>
                      </w:pPr>
                      <w:r>
                        <w:rPr>
                          <w:rFonts w:ascii="Arial" w:hAnsi="Arial"/>
                          <w:b/>
                        </w:rPr>
                        <w:t>Figure S</w:t>
                      </w:r>
                      <w:ins w:id="55" w:author="Alex Perryman" w:date="2015-08-11T16:37:00Z">
                        <w:r>
                          <w:rPr>
                            <w:rFonts w:ascii="Arial" w:hAnsi="Arial"/>
                            <w:b/>
                          </w:rPr>
                          <w:t>11</w:t>
                        </w:r>
                      </w:ins>
                      <w:del w:id="56" w:author="Alex Perryman" w:date="2015-08-11T16:37:00Z">
                        <w:r w:rsidDel="0076757F">
                          <w:rPr>
                            <w:rFonts w:ascii="Arial" w:hAnsi="Arial"/>
                            <w:b/>
                          </w:rPr>
                          <w:delText>8</w:delText>
                        </w:r>
                      </w:del>
                      <w:r w:rsidRPr="00420CEC">
                        <w:rPr>
                          <w:rFonts w:ascii="Arial" w:hAnsi="Arial"/>
                          <w:b/>
                        </w:rPr>
                        <w:t xml:space="preserve">. </w:t>
                      </w:r>
                      <w:r w:rsidRPr="00980F3C">
                        <w:rPr>
                          <w:rFonts w:ascii="Arial" w:hAnsi="Arial"/>
                          <w:b/>
                          <w:sz w:val="22"/>
                          <w:szCs w:val="22"/>
                        </w:rPr>
                        <w:t xml:space="preserve">Receiver Operating Characteristic (ROC) curves </w:t>
                      </w:r>
                      <w:r>
                        <w:rPr>
                          <w:rFonts w:ascii="Arial" w:hAnsi="Arial"/>
                          <w:b/>
                          <w:sz w:val="22"/>
                          <w:szCs w:val="22"/>
                        </w:rPr>
                        <w:t xml:space="preserve">produced when testing </w:t>
                      </w:r>
                      <w:r w:rsidRPr="00980F3C">
                        <w:rPr>
                          <w:rFonts w:ascii="Arial" w:hAnsi="Arial"/>
                          <w:b/>
                          <w:sz w:val="22"/>
                          <w:szCs w:val="22"/>
                        </w:rPr>
                        <w:t>the</w:t>
                      </w:r>
                      <w:r>
                        <w:rPr>
                          <w:rFonts w:ascii="Arial" w:hAnsi="Arial"/>
                          <w:b/>
                          <w:sz w:val="22"/>
                          <w:szCs w:val="22"/>
                        </w:rPr>
                        <w:t xml:space="preserve"> accuracy of the</w:t>
                      </w:r>
                      <w:r w:rsidRPr="00980F3C">
                        <w:rPr>
                          <w:rFonts w:ascii="Arial" w:hAnsi="Arial"/>
                          <w:b/>
                          <w:sz w:val="22"/>
                          <w:szCs w:val="22"/>
                        </w:rPr>
                        <w:t xml:space="preserve"> “full” and “pruned</w:t>
                      </w:r>
                      <w:r>
                        <w:rPr>
                          <w:rFonts w:ascii="Arial" w:hAnsi="Arial"/>
                          <w:b/>
                          <w:sz w:val="22"/>
                          <w:szCs w:val="22"/>
                        </w:rPr>
                        <w:t>” percent compound left</w:t>
                      </w:r>
                      <w:r w:rsidRPr="00980F3C">
                        <w:rPr>
                          <w:rFonts w:ascii="Arial" w:hAnsi="Arial"/>
                          <w:b/>
                          <w:sz w:val="22"/>
                          <w:szCs w:val="22"/>
                        </w:rPr>
                        <w:t xml:space="preserve"> Ba</w:t>
                      </w:r>
                      <w:r>
                        <w:rPr>
                          <w:rFonts w:ascii="Arial" w:hAnsi="Arial"/>
                          <w:b/>
                          <w:sz w:val="22"/>
                          <w:szCs w:val="22"/>
                        </w:rPr>
                        <w:t xml:space="preserve">yesians by scoring the </w:t>
                      </w:r>
                      <w:proofErr w:type="spellStart"/>
                      <w:r>
                        <w:rPr>
                          <w:rFonts w:ascii="Arial" w:hAnsi="Arial"/>
                          <w:b/>
                          <w:sz w:val="22"/>
                          <w:szCs w:val="22"/>
                        </w:rPr>
                        <w:t>Dartois</w:t>
                      </w:r>
                      <w:proofErr w:type="spellEnd"/>
                      <w:r>
                        <w:rPr>
                          <w:rFonts w:ascii="Arial" w:hAnsi="Arial"/>
                          <w:b/>
                          <w:sz w:val="22"/>
                          <w:szCs w:val="22"/>
                        </w:rPr>
                        <w:t xml:space="preserve"> set of 30 </w:t>
                      </w:r>
                      <w:proofErr w:type="spellStart"/>
                      <w:r>
                        <w:rPr>
                          <w:rFonts w:ascii="Arial" w:hAnsi="Arial"/>
                          <w:b/>
                          <w:sz w:val="22"/>
                          <w:szCs w:val="22"/>
                        </w:rPr>
                        <w:t>antituberculars</w:t>
                      </w:r>
                      <w:proofErr w:type="spellEnd"/>
                      <w:r>
                        <w:rPr>
                          <w:rFonts w:ascii="Arial" w:hAnsi="Arial"/>
                          <w:b/>
                          <w:sz w:val="22"/>
                          <w:szCs w:val="22"/>
                        </w:rPr>
                        <w:t xml:space="preserve"> with known MLM stability</w:t>
                      </w:r>
                      <w:r w:rsidRPr="00980F3C">
                        <w:rPr>
                          <w:rFonts w:ascii="Arial" w:hAnsi="Arial"/>
                          <w:b/>
                          <w:sz w:val="22"/>
                          <w:szCs w:val="22"/>
                        </w:rPr>
                        <w:t>.</w:t>
                      </w:r>
                      <w:r w:rsidRPr="00980F3C">
                        <w:rPr>
                          <w:rFonts w:ascii="Arial" w:hAnsi="Arial"/>
                          <w:sz w:val="22"/>
                          <w:szCs w:val="22"/>
                        </w:rPr>
                        <w:t xml:space="preserve">  </w:t>
                      </w:r>
                      <w:r>
                        <w:rPr>
                          <w:rFonts w:ascii="Arial" w:hAnsi="Arial"/>
                          <w:sz w:val="22"/>
                          <w:szCs w:val="22"/>
                        </w:rPr>
                        <w:t xml:space="preserve">The two MLM stability Bayesian models created (see </w:t>
                      </w:r>
                      <w:r w:rsidRPr="00826D91">
                        <w:rPr>
                          <w:rFonts w:ascii="Arial" w:hAnsi="Arial"/>
                          <w:b/>
                          <w:sz w:val="22"/>
                          <w:szCs w:val="22"/>
                        </w:rPr>
                        <w:t xml:space="preserve">Figures </w:t>
                      </w:r>
                      <w:r>
                        <w:rPr>
                          <w:rFonts w:ascii="Arial" w:hAnsi="Arial"/>
                          <w:b/>
                          <w:sz w:val="22"/>
                          <w:szCs w:val="22"/>
                        </w:rPr>
                        <w:t>S</w:t>
                      </w:r>
                      <w:r w:rsidRPr="00826D91">
                        <w:rPr>
                          <w:rFonts w:ascii="Arial" w:hAnsi="Arial"/>
                          <w:b/>
                          <w:sz w:val="22"/>
                          <w:szCs w:val="22"/>
                        </w:rPr>
                        <w:t>1</w:t>
                      </w:r>
                      <w:r>
                        <w:rPr>
                          <w:rFonts w:ascii="Arial" w:hAnsi="Arial"/>
                          <w:sz w:val="22"/>
                          <w:szCs w:val="22"/>
                        </w:rPr>
                        <w:t xml:space="preserve"> and </w:t>
                      </w:r>
                      <w:r>
                        <w:rPr>
                          <w:rFonts w:ascii="Arial" w:hAnsi="Arial"/>
                          <w:b/>
                          <w:sz w:val="22"/>
                          <w:szCs w:val="22"/>
                        </w:rPr>
                        <w:t>S</w:t>
                      </w:r>
                      <w:ins w:id="57" w:author="Alex Perryman" w:date="2015-08-11T16:38:00Z">
                        <w:r>
                          <w:rPr>
                            <w:rFonts w:ascii="Arial" w:hAnsi="Arial"/>
                            <w:b/>
                            <w:sz w:val="22"/>
                            <w:szCs w:val="22"/>
                          </w:rPr>
                          <w:t>10</w:t>
                        </w:r>
                      </w:ins>
                      <w:del w:id="58" w:author="Alex Perryman" w:date="2015-08-11T16:38:00Z">
                        <w:r w:rsidDel="0076757F">
                          <w:rPr>
                            <w:rFonts w:ascii="Arial" w:hAnsi="Arial"/>
                            <w:b/>
                            <w:sz w:val="22"/>
                            <w:szCs w:val="22"/>
                          </w:rPr>
                          <w:delText>7</w:delText>
                        </w:r>
                      </w:del>
                      <w:r>
                        <w:rPr>
                          <w:rFonts w:ascii="Arial" w:hAnsi="Arial"/>
                          <w:sz w:val="22"/>
                          <w:szCs w:val="22"/>
                        </w:rPr>
                        <w:t xml:space="preserve">) were evaluated with an independent set of 30 </w:t>
                      </w:r>
                      <w:proofErr w:type="spellStart"/>
                      <w:r>
                        <w:rPr>
                          <w:rFonts w:ascii="Arial" w:hAnsi="Arial"/>
                          <w:sz w:val="22"/>
                          <w:szCs w:val="22"/>
                        </w:rPr>
                        <w:t>antitubercular</w:t>
                      </w:r>
                      <w:proofErr w:type="spellEnd"/>
                      <w:r>
                        <w:rPr>
                          <w:rFonts w:ascii="Arial" w:hAnsi="Arial"/>
                          <w:sz w:val="22"/>
                          <w:szCs w:val="22"/>
                        </w:rPr>
                        <w:t xml:space="preserve"> compounds, of which 3 were “unstable”</w:t>
                      </w:r>
                      <w:r w:rsidRPr="00980F3C">
                        <w:rPr>
                          <w:rFonts w:ascii="Arial" w:hAnsi="Arial"/>
                          <w:sz w:val="22"/>
                          <w:szCs w:val="22"/>
                        </w:rPr>
                        <w:t>.  (</w:t>
                      </w:r>
                      <w:r w:rsidRPr="00980F3C">
                        <w:rPr>
                          <w:rFonts w:ascii="Arial" w:hAnsi="Arial"/>
                          <w:b/>
                          <w:sz w:val="22"/>
                          <w:szCs w:val="22"/>
                        </w:rPr>
                        <w:t>A</w:t>
                      </w:r>
                      <w:r w:rsidRPr="00980F3C">
                        <w:rPr>
                          <w:rFonts w:ascii="Arial" w:hAnsi="Arial"/>
                          <w:sz w:val="22"/>
                          <w:szCs w:val="22"/>
                        </w:rPr>
                        <w:t>) The ROC curv</w:t>
                      </w:r>
                      <w:r>
                        <w:rPr>
                          <w:rFonts w:ascii="Arial" w:hAnsi="Arial"/>
                          <w:sz w:val="22"/>
                          <w:szCs w:val="22"/>
                        </w:rPr>
                        <w:t>e, which plots the sensitivity</w:t>
                      </w:r>
                      <w:r w:rsidRPr="00980F3C">
                        <w:rPr>
                          <w:rFonts w:ascii="Arial" w:hAnsi="Arial"/>
                          <w:sz w:val="22"/>
                          <w:szCs w:val="22"/>
                        </w:rPr>
                        <w:t xml:space="preserve"> </w:t>
                      </w:r>
                      <w:r>
                        <w:rPr>
                          <w:rFonts w:ascii="Arial" w:hAnsi="Arial"/>
                          <w:sz w:val="22"/>
                          <w:szCs w:val="22"/>
                        </w:rPr>
                        <w:t>vs.</w:t>
                      </w:r>
                      <w:r w:rsidRPr="00980F3C">
                        <w:rPr>
                          <w:rFonts w:ascii="Arial" w:hAnsi="Arial"/>
                          <w:sz w:val="22"/>
                          <w:szCs w:val="22"/>
                        </w:rPr>
                        <w:t xml:space="preserve"> 1-specificity, for the “full” </w:t>
                      </w:r>
                      <w:r>
                        <w:rPr>
                          <w:rFonts w:ascii="Arial" w:hAnsi="Arial"/>
                          <w:sz w:val="22"/>
                          <w:szCs w:val="22"/>
                        </w:rPr>
                        <w:t>compound left</w:t>
                      </w:r>
                      <w:r w:rsidRPr="00980F3C">
                        <w:rPr>
                          <w:rFonts w:ascii="Arial" w:hAnsi="Arial"/>
                          <w:sz w:val="22"/>
                          <w:szCs w:val="22"/>
                        </w:rPr>
                        <w:t xml:space="preserve"> Bayesian is shown.  (</w:t>
                      </w:r>
                      <w:r w:rsidRPr="00980F3C">
                        <w:rPr>
                          <w:rFonts w:ascii="Arial" w:hAnsi="Arial"/>
                          <w:b/>
                          <w:sz w:val="22"/>
                          <w:szCs w:val="22"/>
                        </w:rPr>
                        <w:t>B</w:t>
                      </w:r>
                      <w:r w:rsidRPr="00980F3C">
                        <w:rPr>
                          <w:rFonts w:ascii="Arial" w:hAnsi="Arial"/>
                          <w:sz w:val="22"/>
                          <w:szCs w:val="22"/>
                        </w:rPr>
                        <w:t>) The</w:t>
                      </w:r>
                      <w:r>
                        <w:rPr>
                          <w:rFonts w:ascii="Arial" w:hAnsi="Arial"/>
                          <w:sz w:val="22"/>
                          <w:szCs w:val="22"/>
                        </w:rPr>
                        <w:t xml:space="preserve"> </w:t>
                      </w:r>
                      <w:r w:rsidRPr="00980F3C">
                        <w:rPr>
                          <w:rFonts w:ascii="Arial" w:hAnsi="Arial"/>
                          <w:sz w:val="22"/>
                          <w:szCs w:val="22"/>
                        </w:rPr>
                        <w:t>ROC curve for the “pruned”</w:t>
                      </w:r>
                      <w:r>
                        <w:rPr>
                          <w:rFonts w:ascii="Arial" w:hAnsi="Arial"/>
                          <w:sz w:val="22"/>
                          <w:szCs w:val="22"/>
                        </w:rPr>
                        <w:t xml:space="preserve"> percent compound left Bayesian is displayed.  Both of these percent compound left Bayesians displayed much less predictive power than the half-life Bayesians in this independent test.</w:t>
                      </w:r>
                    </w:p>
                    <w:p w14:paraId="51AFD65A" w14:textId="77777777" w:rsidR="00B82AC1" w:rsidRPr="006B6E98" w:rsidRDefault="00B82AC1" w:rsidP="00932146">
                      <w:pPr>
                        <w:jc w:val="center"/>
                        <w:rPr>
                          <w:rFonts w:ascii="Arial" w:hAnsi="Arial"/>
                        </w:rPr>
                      </w:pPr>
                    </w:p>
                  </w:txbxContent>
                </v:textbox>
                <w10:wrap type="topAndBottom"/>
              </v:shape>
            </w:pict>
          </mc:Fallback>
        </mc:AlternateContent>
      </w:r>
      <w:r>
        <w:rPr>
          <w:rFonts w:ascii="Arial" w:hAnsi="Arial"/>
          <w:noProof/>
        </w:rPr>
        <mc:AlternateContent>
          <mc:Choice Requires="wps">
            <w:drawing>
              <wp:anchor distT="0" distB="0" distL="114300" distR="114300" simplePos="0" relativeHeight="251671552" behindDoc="0" locked="0" layoutInCell="1" allowOverlap="1" wp14:anchorId="1F87F888" wp14:editId="3E564D1A">
                <wp:simplePos x="0" y="0"/>
                <wp:positionH relativeFrom="column">
                  <wp:posOffset>228600</wp:posOffset>
                </wp:positionH>
                <wp:positionV relativeFrom="paragraph">
                  <wp:posOffset>3771900</wp:posOffset>
                </wp:positionV>
                <wp:extent cx="342900" cy="3429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4C7D5D" w14:textId="77777777" w:rsidR="00B82AC1" w:rsidRPr="00932146" w:rsidRDefault="00B82AC1">
                            <w:pPr>
                              <w:rPr>
                                <w:rFonts w:ascii="Arial Black" w:hAnsi="Arial Black"/>
                              </w:rPr>
                            </w:pPr>
                            <w:r w:rsidRPr="00932146">
                              <w:rPr>
                                <w:rFonts w:ascii="Arial Black" w:hAnsi="Arial Black"/>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42" type="#_x0000_t202" style="position:absolute;margin-left:18pt;margin-top:297pt;width:27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0jKc4CAAAX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" filled="f" stroked="f">
                <v:textbox>
                  <w:txbxContent>
                    <w:p w14:paraId="7D4C7D5D" w14:textId="77777777" w:rsidR="00B82AC1" w:rsidRPr="00932146" w:rsidRDefault="00B82AC1">
                      <w:pPr>
                        <w:rPr>
                          <w:rFonts w:ascii="Arial Black" w:hAnsi="Arial Black"/>
                        </w:rPr>
                      </w:pPr>
                      <w:r w:rsidRPr="00932146">
                        <w:rPr>
                          <w:rFonts w:ascii="Arial Black" w:hAnsi="Arial Black"/>
                        </w:rPr>
                        <w:t>B</w:t>
                      </w:r>
                    </w:p>
                  </w:txbxContent>
                </v:textbox>
                <w10:wrap type="square"/>
              </v:shape>
            </w:pict>
          </mc:Fallback>
        </mc:AlternateContent>
      </w:r>
      <w:r>
        <w:rPr>
          <w:rFonts w:ascii="Arial" w:hAnsi="Arial"/>
          <w:noProof/>
        </w:rPr>
        <mc:AlternateContent>
          <mc:Choice Requires="wps">
            <w:drawing>
              <wp:anchor distT="0" distB="0" distL="114300" distR="114300" simplePos="0" relativeHeight="251670528" behindDoc="0" locked="0" layoutInCell="1" allowOverlap="1" wp14:anchorId="0FD8B42B" wp14:editId="0784814F">
                <wp:simplePos x="0" y="0"/>
                <wp:positionH relativeFrom="column">
                  <wp:posOffset>114300</wp:posOffset>
                </wp:positionH>
                <wp:positionV relativeFrom="paragraph">
                  <wp:posOffset>342900</wp:posOffset>
                </wp:positionV>
                <wp:extent cx="342900" cy="342900"/>
                <wp:effectExtent l="0" t="0" r="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C5CA4" w14:textId="77777777" w:rsidR="00B82AC1" w:rsidRPr="00932146" w:rsidRDefault="00B82AC1">
                            <w:pPr>
                              <w:rPr>
                                <w:rFonts w:ascii="Arial Black" w:hAnsi="Arial Black"/>
                              </w:rPr>
                            </w:pPr>
                            <w:r>
                              <w:rPr>
                                <w:rFonts w:ascii="Arial Black" w:hAnsi="Arial Black"/>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43" type="#_x0000_t202" style="position:absolute;margin-left:9pt;margin-top:27pt;width:27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yTk80CAAAX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" filled="f" stroked="f">
                <v:textbox>
                  <w:txbxContent>
                    <w:p w14:paraId="11CC5CA4" w14:textId="77777777" w:rsidR="00B82AC1" w:rsidRPr="00932146" w:rsidRDefault="00B82AC1">
                      <w:pPr>
                        <w:rPr>
                          <w:rFonts w:ascii="Arial Black" w:hAnsi="Arial Black"/>
                        </w:rPr>
                      </w:pPr>
                      <w:r>
                        <w:rPr>
                          <w:rFonts w:ascii="Arial Black" w:hAnsi="Arial Black"/>
                        </w:rPr>
                        <w:t>A</w:t>
                      </w:r>
                    </w:p>
                  </w:txbxContent>
                </v:textbox>
                <w10:wrap type="square"/>
              </v:shape>
            </w:pict>
          </mc:Fallback>
        </mc:AlternateContent>
      </w:r>
    </w:p>
    <w:p w14:paraId="0FCE32B0" w14:textId="5FCA6EB4" w:rsidR="008203E2" w:rsidRDefault="00344139" w:rsidP="008203E2">
      <w:pPr>
        <w:rPr>
          <w:rFonts w:ascii="Arial" w:hAnsi="Arial"/>
        </w:rPr>
      </w:pPr>
      <w:r>
        <w:rPr>
          <w:rFonts w:ascii="Arial" w:hAnsi="Arial"/>
          <w:noProof/>
        </w:rPr>
        <w:lastRenderedPageBreak/>
        <mc:AlternateContent>
          <mc:Choice Requires="wps">
            <w:drawing>
              <wp:anchor distT="0" distB="0" distL="114300" distR="114300" simplePos="0" relativeHeight="251673600" behindDoc="0" locked="0" layoutInCell="1" allowOverlap="1" wp14:anchorId="5B79DC00" wp14:editId="4017EA3C">
                <wp:simplePos x="0" y="0"/>
                <wp:positionH relativeFrom="column">
                  <wp:posOffset>342900</wp:posOffset>
                </wp:positionH>
                <wp:positionV relativeFrom="paragraph">
                  <wp:posOffset>2857500</wp:posOffset>
                </wp:positionV>
                <wp:extent cx="342900" cy="4572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96E721" w14:textId="77777777" w:rsidR="00B82AC1" w:rsidRPr="009B210E" w:rsidRDefault="00B82AC1">
                            <w:pPr>
                              <w:rPr>
                                <w:rFonts w:ascii="Arial Black" w:hAnsi="Arial Black"/>
                              </w:rPr>
                            </w:pPr>
                            <w:r>
                              <w:rPr>
                                <w:rFonts w:ascii="Arial Black" w:hAnsi="Arial Black"/>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44" type="#_x0000_t202" style="position:absolute;margin-left:27pt;margin-top:225pt;width:27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" filled="f" stroked="f">
                <v:textbox>
                  <w:txbxContent>
                    <w:p w14:paraId="1E96E721" w14:textId="77777777" w:rsidR="00B82AC1" w:rsidRPr="009B210E" w:rsidRDefault="00B82AC1">
                      <w:pPr>
                        <w:rPr>
                          <w:rFonts w:ascii="Arial Black" w:hAnsi="Arial Black"/>
                        </w:rPr>
                      </w:pPr>
                      <w:r>
                        <w:rPr>
                          <w:rFonts w:ascii="Arial Black" w:hAnsi="Arial Black"/>
                        </w:rPr>
                        <w:t>B</w:t>
                      </w:r>
                    </w:p>
                  </w:txbxContent>
                </v:textbox>
                <w10:wrap type="square"/>
              </v:shape>
            </w:pict>
          </mc:Fallback>
        </mc:AlternateContent>
      </w:r>
      <w:r>
        <w:rPr>
          <w:rFonts w:ascii="Arial" w:hAnsi="Arial"/>
          <w:noProof/>
        </w:rPr>
        <mc:AlternateContent>
          <mc:Choice Requires="wps">
            <w:drawing>
              <wp:anchor distT="0" distB="0" distL="114300" distR="114300" simplePos="0" relativeHeight="251672576" behindDoc="0" locked="0" layoutInCell="1" allowOverlap="1" wp14:anchorId="47E94B11" wp14:editId="110B59BC">
                <wp:simplePos x="0" y="0"/>
                <wp:positionH relativeFrom="column">
                  <wp:posOffset>342900</wp:posOffset>
                </wp:positionH>
                <wp:positionV relativeFrom="paragraph">
                  <wp:posOffset>-571500</wp:posOffset>
                </wp:positionV>
                <wp:extent cx="342900" cy="4572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8FD9EF" w14:textId="77777777" w:rsidR="00B82AC1" w:rsidRPr="009B210E" w:rsidRDefault="00B82AC1">
                            <w:pPr>
                              <w:rPr>
                                <w:rFonts w:ascii="Arial Black" w:hAnsi="Arial Black"/>
                              </w:rPr>
                            </w:pPr>
                            <w:r>
                              <w:rPr>
                                <w:rFonts w:ascii="Arial Black" w:hAnsi="Arial Black"/>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45" type="#_x0000_t202" style="position:absolute;margin-left:27pt;margin-top:-44.95pt;width:27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" filled="f" stroked="f">
                <v:textbox>
                  <w:txbxContent>
                    <w:p w14:paraId="578FD9EF" w14:textId="77777777" w:rsidR="00B82AC1" w:rsidRPr="009B210E" w:rsidRDefault="00B82AC1">
                      <w:pPr>
                        <w:rPr>
                          <w:rFonts w:ascii="Arial Black" w:hAnsi="Arial Black"/>
                        </w:rPr>
                      </w:pPr>
                      <w:r>
                        <w:rPr>
                          <w:rFonts w:ascii="Arial Black" w:hAnsi="Arial Black"/>
                        </w:rPr>
                        <w:t>A</w:t>
                      </w:r>
                    </w:p>
                  </w:txbxContent>
                </v:textbox>
                <w10:wrap type="square"/>
              </v:shape>
            </w:pict>
          </mc:Fallback>
        </mc:AlternateContent>
      </w:r>
      <w:r w:rsidR="00757958">
        <w:rPr>
          <w:rFonts w:ascii="Arial" w:hAnsi="Arial"/>
          <w:noProof/>
        </w:rPr>
        <mc:AlternateContent>
          <mc:Choice Requires="wps">
            <w:drawing>
              <wp:anchor distT="0" distB="0" distL="114300" distR="114300" simplePos="0" relativeHeight="251665408" behindDoc="0" locked="0" layoutInCell="1" allowOverlap="1" wp14:anchorId="01616335" wp14:editId="7405E194">
                <wp:simplePos x="0" y="0"/>
                <wp:positionH relativeFrom="column">
                  <wp:posOffset>-114300</wp:posOffset>
                </wp:positionH>
                <wp:positionV relativeFrom="paragraph">
                  <wp:posOffset>-685800</wp:posOffset>
                </wp:positionV>
                <wp:extent cx="5943600" cy="8458200"/>
                <wp:effectExtent l="0" t="0" r="25400" b="25400"/>
                <wp:wrapTopAndBottom/>
                <wp:docPr id="14" name="Text Box 14"/>
                <wp:cNvGraphicFramePr/>
                <a:graphic xmlns:a="http://schemas.openxmlformats.org/drawingml/2006/main">
                  <a:graphicData uri="http://schemas.microsoft.com/office/word/2010/wordprocessingShape">
                    <wps:wsp>
                      <wps:cNvSpPr txBox="1"/>
                      <wps:spPr>
                        <a:xfrm>
                          <a:off x="0" y="0"/>
                          <a:ext cx="5943600" cy="8458200"/>
                        </a:xfrm>
                        <a:prstGeom prst="rect">
                          <a:avLst/>
                        </a:prstGeom>
                        <a:noFill/>
                        <a:ln>
                          <a:solidFill>
                            <a:srgbClr val="FFFFFF"/>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CEAE64" w14:textId="77777777" w:rsidR="00B82AC1" w:rsidRDefault="00B82AC1" w:rsidP="009B210E">
                            <w:pPr>
                              <w:jc w:val="center"/>
                              <w:rPr>
                                <w:rFonts w:ascii="Arial" w:hAnsi="Arial"/>
                              </w:rPr>
                            </w:pPr>
                            <w:r w:rsidRPr="009B210E">
                              <w:rPr>
                                <w:rFonts w:ascii="Arial" w:hAnsi="Arial"/>
                                <w:noProof/>
                              </w:rPr>
                              <w:drawing>
                                <wp:inline distT="0" distB="0" distL="0" distR="0" wp14:anchorId="6116A08D" wp14:editId="3C1A3211">
                                  <wp:extent cx="4343400" cy="3257550"/>
                                  <wp:effectExtent l="0" t="0" r="0" b="0"/>
                                  <wp:docPr id="21" name="Picture 7" descr="http://localhost:9944/jobs/alp168/ppcC181A-B07F-4B97-A1B6-1C6493F8963B/Report/images/image8394295865880546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http://localhost:9944/jobs/alp168/ppcC181A-B07F-4B97-A1B6-1C6493F8963B/Report/images/image8394295865880546907.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7D053A05" w14:textId="77777777" w:rsidR="00B82AC1" w:rsidRDefault="00B82AC1" w:rsidP="008203E2">
                            <w:pPr>
                              <w:rPr>
                                <w:rFonts w:ascii="Arial" w:hAnsi="Arial"/>
                              </w:rPr>
                            </w:pPr>
                          </w:p>
                          <w:p w14:paraId="4C8FD038" w14:textId="77777777" w:rsidR="00B82AC1" w:rsidRDefault="00B82AC1" w:rsidP="009B210E">
                            <w:pPr>
                              <w:jc w:val="center"/>
                              <w:rPr>
                                <w:rFonts w:ascii="Arial" w:hAnsi="Arial"/>
                              </w:rPr>
                            </w:pPr>
                            <w:r w:rsidRPr="009B210E">
                              <w:rPr>
                                <w:rFonts w:ascii="Arial" w:hAnsi="Arial"/>
                                <w:noProof/>
                              </w:rPr>
                              <w:drawing>
                                <wp:inline distT="0" distB="0" distL="0" distR="0" wp14:anchorId="53FF7EC8" wp14:editId="0BAF98E0">
                                  <wp:extent cx="4343400" cy="3257550"/>
                                  <wp:effectExtent l="0" t="0" r="0" b="0"/>
                                  <wp:docPr id="22" name="Picture 8" descr="http://localhost:9944/jobs/alp168/ppcC6987-04A3-47AE-ACB1-E02FDE1EEC2E/Report/images/image233154166475148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http://localhost:9944/jobs/alp168/ppcC6987-04A3-47AE-ACB1-E02FDE1EEC2E/Report/images/image233154166475148282.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4433DEAB" w14:textId="6C61BC1B" w:rsidR="00B82AC1" w:rsidRPr="006B6E98" w:rsidRDefault="00B82AC1" w:rsidP="00757958">
                            <w:pPr>
                              <w:jc w:val="both"/>
                              <w:rPr>
                                <w:rFonts w:ascii="Arial" w:hAnsi="Arial"/>
                              </w:rPr>
                            </w:pPr>
                            <w:r>
                              <w:rPr>
                                <w:rFonts w:ascii="Arial" w:hAnsi="Arial"/>
                                <w:b/>
                              </w:rPr>
                              <w:t>Figure S</w:t>
                            </w:r>
                            <w:ins w:id="59" w:author="Alex Perryman" w:date="2015-08-11T16:39:00Z">
                              <w:r>
                                <w:rPr>
                                  <w:rFonts w:ascii="Arial" w:hAnsi="Arial"/>
                                  <w:b/>
                                </w:rPr>
                                <w:t>12</w:t>
                              </w:r>
                            </w:ins>
                            <w:del w:id="60" w:author="Alex Perryman" w:date="2015-08-11T16:39:00Z">
                              <w:r w:rsidDel="0076757F">
                                <w:rPr>
                                  <w:rFonts w:ascii="Arial" w:hAnsi="Arial"/>
                                  <w:b/>
                                </w:rPr>
                                <w:delText>9</w:delText>
                              </w:r>
                            </w:del>
                            <w:r w:rsidRPr="00420CEC">
                              <w:rPr>
                                <w:rFonts w:ascii="Arial" w:hAnsi="Arial"/>
                                <w:b/>
                              </w:rPr>
                              <w:t xml:space="preserve">. </w:t>
                            </w:r>
                            <w:r w:rsidRPr="00AA42FA">
                              <w:rPr>
                                <w:rFonts w:ascii="Arial" w:hAnsi="Arial"/>
                                <w:b/>
                                <w:sz w:val="22"/>
                                <w:szCs w:val="22"/>
                              </w:rPr>
                              <w:t xml:space="preserve">Receiver Operating Characteristic (ROC) curves produced when </w:t>
                            </w:r>
                            <w:r>
                              <w:rPr>
                                <w:rFonts w:ascii="Arial" w:hAnsi="Arial"/>
                                <w:b/>
                                <w:sz w:val="22"/>
                                <w:szCs w:val="22"/>
                              </w:rPr>
                              <w:t>assessing</w:t>
                            </w:r>
                            <w:r w:rsidRPr="00AA42FA">
                              <w:rPr>
                                <w:rFonts w:ascii="Arial" w:hAnsi="Arial"/>
                                <w:b/>
                                <w:sz w:val="22"/>
                                <w:szCs w:val="22"/>
                              </w:rPr>
                              <w:t xml:space="preserve"> the accuracy of the “full” and “pruned” </w:t>
                            </w:r>
                            <w:r>
                              <w:rPr>
                                <w:rFonts w:ascii="Arial" w:hAnsi="Arial"/>
                                <w:b/>
                                <w:sz w:val="22"/>
                                <w:szCs w:val="22"/>
                              </w:rPr>
                              <w:t>percent compound left</w:t>
                            </w:r>
                            <w:r w:rsidRPr="00AA42FA">
                              <w:rPr>
                                <w:rFonts w:ascii="Arial" w:hAnsi="Arial"/>
                                <w:b/>
                                <w:sz w:val="22"/>
                                <w:szCs w:val="22"/>
                              </w:rPr>
                              <w:t xml:space="preserve"> Bayesians by scoring the </w:t>
                            </w:r>
                            <w:r>
                              <w:rPr>
                                <w:rFonts w:ascii="Arial" w:hAnsi="Arial"/>
                                <w:b/>
                                <w:sz w:val="22"/>
                                <w:szCs w:val="22"/>
                              </w:rPr>
                              <w:t xml:space="preserve">independent, </w:t>
                            </w:r>
                            <w:r w:rsidRPr="00AA42FA">
                              <w:rPr>
                                <w:rFonts w:ascii="Arial" w:hAnsi="Arial"/>
                                <w:b/>
                                <w:sz w:val="22"/>
                                <w:szCs w:val="22"/>
                              </w:rPr>
                              <w:t>“full”</w:t>
                            </w:r>
                            <w:r>
                              <w:rPr>
                                <w:rFonts w:ascii="Arial" w:hAnsi="Arial"/>
                                <w:b/>
                                <w:sz w:val="22"/>
                                <w:szCs w:val="22"/>
                              </w:rPr>
                              <w:t xml:space="preserve"> half-life validation set</w:t>
                            </w:r>
                            <w:r w:rsidRPr="00AA42FA">
                              <w:rPr>
                                <w:rFonts w:ascii="Arial" w:hAnsi="Arial"/>
                                <w:b/>
                                <w:sz w:val="22"/>
                                <w:szCs w:val="22"/>
                              </w:rPr>
                              <w:t>.</w:t>
                            </w:r>
                            <w:r w:rsidRPr="00AA42FA">
                              <w:rPr>
                                <w:rFonts w:ascii="Arial" w:hAnsi="Arial"/>
                                <w:sz w:val="22"/>
                                <w:szCs w:val="22"/>
                              </w:rPr>
                              <w:t xml:space="preserve">  The two MLM stability Bayesian models created (see </w:t>
                            </w:r>
                            <w:r w:rsidRPr="00AA42FA">
                              <w:rPr>
                                <w:rFonts w:ascii="Arial" w:hAnsi="Arial"/>
                                <w:b/>
                                <w:sz w:val="22"/>
                                <w:szCs w:val="22"/>
                              </w:rPr>
                              <w:t xml:space="preserve">Figures </w:t>
                            </w:r>
                            <w:r>
                              <w:rPr>
                                <w:rFonts w:ascii="Arial" w:hAnsi="Arial"/>
                                <w:b/>
                                <w:sz w:val="22"/>
                                <w:szCs w:val="22"/>
                              </w:rPr>
                              <w:t>S</w:t>
                            </w:r>
                            <w:r w:rsidRPr="00AA42FA">
                              <w:rPr>
                                <w:rFonts w:ascii="Arial" w:hAnsi="Arial"/>
                                <w:b/>
                                <w:sz w:val="22"/>
                                <w:szCs w:val="22"/>
                              </w:rPr>
                              <w:t>1</w:t>
                            </w:r>
                            <w:r w:rsidRPr="00AA42FA">
                              <w:rPr>
                                <w:rFonts w:ascii="Arial" w:hAnsi="Arial"/>
                                <w:sz w:val="22"/>
                                <w:szCs w:val="22"/>
                              </w:rPr>
                              <w:t xml:space="preserve"> and </w:t>
                            </w:r>
                            <w:r>
                              <w:rPr>
                                <w:rFonts w:ascii="Arial" w:hAnsi="Arial"/>
                                <w:b/>
                                <w:sz w:val="22"/>
                                <w:szCs w:val="22"/>
                              </w:rPr>
                              <w:t>S</w:t>
                            </w:r>
                            <w:ins w:id="61" w:author="Alex Perryman" w:date="2015-08-11T16:39:00Z">
                              <w:r>
                                <w:rPr>
                                  <w:rFonts w:ascii="Arial" w:hAnsi="Arial"/>
                                  <w:b/>
                                  <w:sz w:val="22"/>
                                  <w:szCs w:val="22"/>
                                </w:rPr>
                                <w:t>10</w:t>
                              </w:r>
                            </w:ins>
                            <w:del w:id="62" w:author="Alex Perryman" w:date="2015-08-11T16:39:00Z">
                              <w:r w:rsidDel="0076757F">
                                <w:rPr>
                                  <w:rFonts w:ascii="Arial" w:hAnsi="Arial"/>
                                  <w:b/>
                                  <w:sz w:val="22"/>
                                  <w:szCs w:val="22"/>
                                </w:rPr>
                                <w:delText>7</w:delText>
                              </w:r>
                            </w:del>
                            <w:r w:rsidRPr="00AA42FA">
                              <w:rPr>
                                <w:rFonts w:ascii="Arial" w:hAnsi="Arial"/>
                                <w:sz w:val="22"/>
                                <w:szCs w:val="22"/>
                              </w:rPr>
                              <w:t xml:space="preserve">) were </w:t>
                            </w:r>
                            <w:r>
                              <w:rPr>
                                <w:rFonts w:ascii="Arial" w:hAnsi="Arial"/>
                                <w:sz w:val="22"/>
                                <w:szCs w:val="22"/>
                              </w:rPr>
                              <w:t>investigated</w:t>
                            </w:r>
                            <w:r w:rsidRPr="00AA42FA">
                              <w:rPr>
                                <w:rFonts w:ascii="Arial" w:hAnsi="Arial"/>
                                <w:sz w:val="22"/>
                                <w:szCs w:val="22"/>
                              </w:rPr>
                              <w:t xml:space="preserve"> </w:t>
                            </w:r>
                            <w:r>
                              <w:rPr>
                                <w:rFonts w:ascii="Arial" w:hAnsi="Arial"/>
                                <w:sz w:val="22"/>
                                <w:szCs w:val="22"/>
                              </w:rPr>
                              <w:t>by testing their predictive power against</w:t>
                            </w:r>
                            <w:r w:rsidRPr="00AA42FA">
                              <w:rPr>
                                <w:rFonts w:ascii="Arial" w:hAnsi="Arial"/>
                                <w:sz w:val="22"/>
                                <w:szCs w:val="22"/>
                              </w:rPr>
                              <w:t xml:space="preserve"> </w:t>
                            </w:r>
                            <w:r>
                              <w:rPr>
                                <w:rFonts w:ascii="Arial" w:hAnsi="Arial"/>
                                <w:sz w:val="22"/>
                                <w:szCs w:val="22"/>
                              </w:rPr>
                              <w:t xml:space="preserve">another independent set of compounds that had known MLM stability values (from </w:t>
                            </w:r>
                            <w:proofErr w:type="spellStart"/>
                            <w:r>
                              <w:rPr>
                                <w:rFonts w:ascii="Arial" w:hAnsi="Arial"/>
                                <w:sz w:val="22"/>
                                <w:szCs w:val="22"/>
                              </w:rPr>
                              <w:t>PubChem</w:t>
                            </w:r>
                            <w:proofErr w:type="spellEnd"/>
                            <w:r>
                              <w:rPr>
                                <w:rFonts w:ascii="Arial" w:hAnsi="Arial"/>
                                <w:sz w:val="22"/>
                                <w:szCs w:val="22"/>
                              </w:rPr>
                              <w:t xml:space="preserve">, see </w:t>
                            </w:r>
                            <w:r>
                              <w:rPr>
                                <w:rFonts w:ascii="Arial" w:hAnsi="Arial"/>
                                <w:b/>
                                <w:sz w:val="22"/>
                                <w:szCs w:val="22"/>
                              </w:rPr>
                              <w:t xml:space="preserve">Figure </w:t>
                            </w:r>
                            <w:r w:rsidRPr="00AA42FA">
                              <w:rPr>
                                <w:rFonts w:ascii="Arial" w:hAnsi="Arial"/>
                                <w:b/>
                                <w:sz w:val="22"/>
                                <w:szCs w:val="22"/>
                              </w:rPr>
                              <w:t>1</w:t>
                            </w:r>
                            <w:r>
                              <w:rPr>
                                <w:rFonts w:ascii="Arial" w:hAnsi="Arial"/>
                                <w:sz w:val="22"/>
                                <w:szCs w:val="22"/>
                              </w:rPr>
                              <w:t>).</w:t>
                            </w:r>
                            <w:r w:rsidRPr="00AA42FA">
                              <w:rPr>
                                <w:rFonts w:ascii="Arial" w:hAnsi="Arial"/>
                                <w:sz w:val="22"/>
                                <w:szCs w:val="22"/>
                              </w:rPr>
                              <w:t xml:space="preserve">  (</w:t>
                            </w:r>
                            <w:r w:rsidRPr="00AA42FA">
                              <w:rPr>
                                <w:rFonts w:ascii="Arial" w:hAnsi="Arial"/>
                                <w:b/>
                                <w:sz w:val="22"/>
                                <w:szCs w:val="22"/>
                              </w:rPr>
                              <w:t>A</w:t>
                            </w:r>
                            <w:r w:rsidRPr="00AA42FA">
                              <w:rPr>
                                <w:rFonts w:ascii="Arial" w:hAnsi="Arial"/>
                                <w:sz w:val="22"/>
                                <w:szCs w:val="22"/>
                              </w:rPr>
                              <w:t>) The ROC curve, which plots sensitivity</w:t>
                            </w:r>
                            <w:r>
                              <w:rPr>
                                <w:rFonts w:ascii="Arial" w:hAnsi="Arial"/>
                                <w:sz w:val="22"/>
                                <w:szCs w:val="22"/>
                              </w:rPr>
                              <w:t xml:space="preserve"> </w:t>
                            </w:r>
                            <w:r w:rsidRPr="00AA42FA">
                              <w:rPr>
                                <w:rFonts w:ascii="Arial" w:hAnsi="Arial"/>
                                <w:sz w:val="22"/>
                                <w:szCs w:val="22"/>
                              </w:rPr>
                              <w:t xml:space="preserve">versus 1-specificity, for the “full” </w:t>
                            </w:r>
                            <w:r>
                              <w:rPr>
                                <w:rFonts w:ascii="Arial" w:hAnsi="Arial"/>
                                <w:sz w:val="22"/>
                                <w:szCs w:val="22"/>
                              </w:rPr>
                              <w:t>percent compound left</w:t>
                            </w:r>
                            <w:r w:rsidRPr="00AA42FA">
                              <w:rPr>
                                <w:rFonts w:ascii="Arial" w:hAnsi="Arial"/>
                                <w:sz w:val="22"/>
                                <w:szCs w:val="22"/>
                              </w:rPr>
                              <w:t xml:space="preserve"> Bayesian is shown.  (</w:t>
                            </w:r>
                            <w:r w:rsidRPr="00AA42FA">
                              <w:rPr>
                                <w:rFonts w:ascii="Arial" w:hAnsi="Arial"/>
                                <w:b/>
                                <w:sz w:val="22"/>
                                <w:szCs w:val="22"/>
                              </w:rPr>
                              <w:t>B</w:t>
                            </w:r>
                            <w:r w:rsidRPr="00AA42FA">
                              <w:rPr>
                                <w:rFonts w:ascii="Arial" w:hAnsi="Arial"/>
                                <w:sz w:val="22"/>
                                <w:szCs w:val="22"/>
                              </w:rPr>
                              <w:t xml:space="preserve">) The ROC curve for the “pruned” </w:t>
                            </w:r>
                            <w:r>
                              <w:rPr>
                                <w:rFonts w:ascii="Arial" w:hAnsi="Arial"/>
                                <w:sz w:val="22"/>
                                <w:szCs w:val="22"/>
                              </w:rPr>
                              <w:t>percent compound left</w:t>
                            </w:r>
                            <w:r w:rsidRPr="00AA42FA">
                              <w:rPr>
                                <w:rFonts w:ascii="Arial" w:hAnsi="Arial"/>
                                <w:sz w:val="22"/>
                                <w:szCs w:val="22"/>
                              </w:rPr>
                              <w:t xml:space="preserve"> Bayesian is </w:t>
                            </w:r>
                            <w:r>
                              <w:rPr>
                                <w:rFonts w:ascii="Arial" w:hAnsi="Arial"/>
                                <w:sz w:val="22"/>
                                <w:szCs w:val="22"/>
                              </w:rPr>
                              <w:t>presented</w:t>
                            </w:r>
                            <w:r w:rsidRPr="00AA42FA">
                              <w:rPr>
                                <w:rFonts w:ascii="Arial" w:hAnsi="Arial"/>
                                <w:sz w:val="22"/>
                                <w:szCs w:val="22"/>
                              </w:rPr>
                              <w:t xml:space="preserve">. </w:t>
                            </w:r>
                            <w:r>
                              <w:rPr>
                                <w:rFonts w:ascii="Arial" w:hAnsi="Arial"/>
                                <w:sz w:val="22"/>
                                <w:szCs w:val="22"/>
                              </w:rPr>
                              <w:t xml:space="preserve"> Both of these percent compound left Bayesians failed this validation study, by displaying ROC curves that were similar to random (</w:t>
                            </w:r>
                            <w:r w:rsidRPr="00757958">
                              <w:rPr>
                                <w:rFonts w:ascii="Arial" w:hAnsi="Arial"/>
                                <w:i/>
                                <w:sz w:val="22"/>
                                <w:szCs w:val="22"/>
                              </w:rPr>
                              <w:t>i.e</w:t>
                            </w:r>
                            <w:r>
                              <w:rPr>
                                <w:rFonts w:ascii="Arial" w:hAnsi="Arial"/>
                                <w:sz w:val="22"/>
                                <w:szCs w:val="22"/>
                              </w:rPr>
                              <w:t>., the diagonal).</w:t>
                            </w:r>
                          </w:p>
                          <w:p w14:paraId="14F2164C" w14:textId="77777777" w:rsidR="00B82AC1" w:rsidRPr="006B6E98" w:rsidRDefault="00B82AC1" w:rsidP="008203E2">
                            <w:pPr>
                              <w:rPr>
                                <w:rFonts w:ascii="Arial" w:hAnsi="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46" type="#_x0000_t202" style="position:absolute;margin-left:-8.95pt;margin-top:-53.95pt;width:468pt;height:6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" filled="f" strokecolor="white">
                <v:textbox>
                  <w:txbxContent>
                    <w:p w14:paraId="7DCEAE64" w14:textId="77777777" w:rsidR="00B82AC1" w:rsidRDefault="00B82AC1" w:rsidP="009B210E">
                      <w:pPr>
                        <w:jc w:val="center"/>
                        <w:rPr>
                          <w:rFonts w:ascii="Arial" w:hAnsi="Arial"/>
                        </w:rPr>
                      </w:pPr>
                      <w:r w:rsidRPr="009B210E">
                        <w:rPr>
                          <w:rFonts w:ascii="Arial" w:hAnsi="Arial"/>
                          <w:noProof/>
                        </w:rPr>
                        <w:drawing>
                          <wp:inline distT="0" distB="0" distL="0" distR="0" wp14:anchorId="6116A08D" wp14:editId="3C1A3211">
                            <wp:extent cx="4343400" cy="3257550"/>
                            <wp:effectExtent l="0" t="0" r="0" b="0"/>
                            <wp:docPr id="21" name="Picture 7" descr="http://localhost:9944/jobs/alp168/ppcC181A-B07F-4B97-A1B6-1C6493F8963B/Report/images/image8394295865880546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http://localhost:9944/jobs/alp168/ppcC181A-B07F-4B97-A1B6-1C6493F8963B/Report/images/image8394295865880546907.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7D053A05" w14:textId="77777777" w:rsidR="00B82AC1" w:rsidRDefault="00B82AC1" w:rsidP="008203E2">
                      <w:pPr>
                        <w:rPr>
                          <w:rFonts w:ascii="Arial" w:hAnsi="Arial"/>
                        </w:rPr>
                      </w:pPr>
                    </w:p>
                    <w:p w14:paraId="4C8FD038" w14:textId="77777777" w:rsidR="00B82AC1" w:rsidRDefault="00B82AC1" w:rsidP="009B210E">
                      <w:pPr>
                        <w:jc w:val="center"/>
                        <w:rPr>
                          <w:rFonts w:ascii="Arial" w:hAnsi="Arial"/>
                        </w:rPr>
                      </w:pPr>
                      <w:r w:rsidRPr="009B210E">
                        <w:rPr>
                          <w:rFonts w:ascii="Arial" w:hAnsi="Arial"/>
                          <w:noProof/>
                        </w:rPr>
                        <w:drawing>
                          <wp:inline distT="0" distB="0" distL="0" distR="0" wp14:anchorId="53FF7EC8" wp14:editId="0BAF98E0">
                            <wp:extent cx="4343400" cy="3257550"/>
                            <wp:effectExtent l="0" t="0" r="0" b="0"/>
                            <wp:docPr id="22" name="Picture 8" descr="http://localhost:9944/jobs/alp168/ppcC6987-04A3-47AE-ACB1-E02FDE1EEC2E/Report/images/image233154166475148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http://localhost:9944/jobs/alp168/ppcC6987-04A3-47AE-ACB1-E02FDE1EEC2E/Report/images/image233154166475148282.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4433DEAB" w14:textId="6C61BC1B" w:rsidR="00B82AC1" w:rsidRPr="006B6E98" w:rsidRDefault="00B82AC1" w:rsidP="00757958">
                      <w:pPr>
                        <w:jc w:val="both"/>
                        <w:rPr>
                          <w:rFonts w:ascii="Arial" w:hAnsi="Arial"/>
                        </w:rPr>
                      </w:pPr>
                      <w:r>
                        <w:rPr>
                          <w:rFonts w:ascii="Arial" w:hAnsi="Arial"/>
                          <w:b/>
                        </w:rPr>
                        <w:t>Figure S</w:t>
                      </w:r>
                      <w:ins w:id="63" w:author="Alex Perryman" w:date="2015-08-11T16:39:00Z">
                        <w:r>
                          <w:rPr>
                            <w:rFonts w:ascii="Arial" w:hAnsi="Arial"/>
                            <w:b/>
                          </w:rPr>
                          <w:t>12</w:t>
                        </w:r>
                      </w:ins>
                      <w:del w:id="64" w:author="Alex Perryman" w:date="2015-08-11T16:39:00Z">
                        <w:r w:rsidDel="0076757F">
                          <w:rPr>
                            <w:rFonts w:ascii="Arial" w:hAnsi="Arial"/>
                            <w:b/>
                          </w:rPr>
                          <w:delText>9</w:delText>
                        </w:r>
                      </w:del>
                      <w:r w:rsidRPr="00420CEC">
                        <w:rPr>
                          <w:rFonts w:ascii="Arial" w:hAnsi="Arial"/>
                          <w:b/>
                        </w:rPr>
                        <w:t xml:space="preserve">. </w:t>
                      </w:r>
                      <w:r w:rsidRPr="00AA42FA">
                        <w:rPr>
                          <w:rFonts w:ascii="Arial" w:hAnsi="Arial"/>
                          <w:b/>
                          <w:sz w:val="22"/>
                          <w:szCs w:val="22"/>
                        </w:rPr>
                        <w:t xml:space="preserve">Receiver Operating Characteristic (ROC) curves produced when </w:t>
                      </w:r>
                      <w:r>
                        <w:rPr>
                          <w:rFonts w:ascii="Arial" w:hAnsi="Arial"/>
                          <w:b/>
                          <w:sz w:val="22"/>
                          <w:szCs w:val="22"/>
                        </w:rPr>
                        <w:t>assessing</w:t>
                      </w:r>
                      <w:r w:rsidRPr="00AA42FA">
                        <w:rPr>
                          <w:rFonts w:ascii="Arial" w:hAnsi="Arial"/>
                          <w:b/>
                          <w:sz w:val="22"/>
                          <w:szCs w:val="22"/>
                        </w:rPr>
                        <w:t xml:space="preserve"> the accuracy of the “full” and “pruned” </w:t>
                      </w:r>
                      <w:r>
                        <w:rPr>
                          <w:rFonts w:ascii="Arial" w:hAnsi="Arial"/>
                          <w:b/>
                          <w:sz w:val="22"/>
                          <w:szCs w:val="22"/>
                        </w:rPr>
                        <w:t>percent compound left</w:t>
                      </w:r>
                      <w:r w:rsidRPr="00AA42FA">
                        <w:rPr>
                          <w:rFonts w:ascii="Arial" w:hAnsi="Arial"/>
                          <w:b/>
                          <w:sz w:val="22"/>
                          <w:szCs w:val="22"/>
                        </w:rPr>
                        <w:t xml:space="preserve"> Bayesians by scoring the </w:t>
                      </w:r>
                      <w:r>
                        <w:rPr>
                          <w:rFonts w:ascii="Arial" w:hAnsi="Arial"/>
                          <w:b/>
                          <w:sz w:val="22"/>
                          <w:szCs w:val="22"/>
                        </w:rPr>
                        <w:t xml:space="preserve">independent, </w:t>
                      </w:r>
                      <w:r w:rsidRPr="00AA42FA">
                        <w:rPr>
                          <w:rFonts w:ascii="Arial" w:hAnsi="Arial"/>
                          <w:b/>
                          <w:sz w:val="22"/>
                          <w:szCs w:val="22"/>
                        </w:rPr>
                        <w:t>“full”</w:t>
                      </w:r>
                      <w:r>
                        <w:rPr>
                          <w:rFonts w:ascii="Arial" w:hAnsi="Arial"/>
                          <w:b/>
                          <w:sz w:val="22"/>
                          <w:szCs w:val="22"/>
                        </w:rPr>
                        <w:t xml:space="preserve"> half-life validation set</w:t>
                      </w:r>
                      <w:r w:rsidRPr="00AA42FA">
                        <w:rPr>
                          <w:rFonts w:ascii="Arial" w:hAnsi="Arial"/>
                          <w:b/>
                          <w:sz w:val="22"/>
                          <w:szCs w:val="22"/>
                        </w:rPr>
                        <w:t>.</w:t>
                      </w:r>
                      <w:r w:rsidRPr="00AA42FA">
                        <w:rPr>
                          <w:rFonts w:ascii="Arial" w:hAnsi="Arial"/>
                          <w:sz w:val="22"/>
                          <w:szCs w:val="22"/>
                        </w:rPr>
                        <w:t xml:space="preserve">  The two MLM stability Bayesian models created (see </w:t>
                      </w:r>
                      <w:r w:rsidRPr="00AA42FA">
                        <w:rPr>
                          <w:rFonts w:ascii="Arial" w:hAnsi="Arial"/>
                          <w:b/>
                          <w:sz w:val="22"/>
                          <w:szCs w:val="22"/>
                        </w:rPr>
                        <w:t xml:space="preserve">Figures </w:t>
                      </w:r>
                      <w:r>
                        <w:rPr>
                          <w:rFonts w:ascii="Arial" w:hAnsi="Arial"/>
                          <w:b/>
                          <w:sz w:val="22"/>
                          <w:szCs w:val="22"/>
                        </w:rPr>
                        <w:t>S</w:t>
                      </w:r>
                      <w:r w:rsidRPr="00AA42FA">
                        <w:rPr>
                          <w:rFonts w:ascii="Arial" w:hAnsi="Arial"/>
                          <w:b/>
                          <w:sz w:val="22"/>
                          <w:szCs w:val="22"/>
                        </w:rPr>
                        <w:t>1</w:t>
                      </w:r>
                      <w:r w:rsidRPr="00AA42FA">
                        <w:rPr>
                          <w:rFonts w:ascii="Arial" w:hAnsi="Arial"/>
                          <w:sz w:val="22"/>
                          <w:szCs w:val="22"/>
                        </w:rPr>
                        <w:t xml:space="preserve"> and </w:t>
                      </w:r>
                      <w:r>
                        <w:rPr>
                          <w:rFonts w:ascii="Arial" w:hAnsi="Arial"/>
                          <w:b/>
                          <w:sz w:val="22"/>
                          <w:szCs w:val="22"/>
                        </w:rPr>
                        <w:t>S</w:t>
                      </w:r>
                      <w:ins w:id="65" w:author="Alex Perryman" w:date="2015-08-11T16:39:00Z">
                        <w:r>
                          <w:rPr>
                            <w:rFonts w:ascii="Arial" w:hAnsi="Arial"/>
                            <w:b/>
                            <w:sz w:val="22"/>
                            <w:szCs w:val="22"/>
                          </w:rPr>
                          <w:t>10</w:t>
                        </w:r>
                      </w:ins>
                      <w:del w:id="66" w:author="Alex Perryman" w:date="2015-08-11T16:39:00Z">
                        <w:r w:rsidDel="0076757F">
                          <w:rPr>
                            <w:rFonts w:ascii="Arial" w:hAnsi="Arial"/>
                            <w:b/>
                            <w:sz w:val="22"/>
                            <w:szCs w:val="22"/>
                          </w:rPr>
                          <w:delText>7</w:delText>
                        </w:r>
                      </w:del>
                      <w:r w:rsidRPr="00AA42FA">
                        <w:rPr>
                          <w:rFonts w:ascii="Arial" w:hAnsi="Arial"/>
                          <w:sz w:val="22"/>
                          <w:szCs w:val="22"/>
                        </w:rPr>
                        <w:t xml:space="preserve">) were </w:t>
                      </w:r>
                      <w:r>
                        <w:rPr>
                          <w:rFonts w:ascii="Arial" w:hAnsi="Arial"/>
                          <w:sz w:val="22"/>
                          <w:szCs w:val="22"/>
                        </w:rPr>
                        <w:t>investigated</w:t>
                      </w:r>
                      <w:r w:rsidRPr="00AA42FA">
                        <w:rPr>
                          <w:rFonts w:ascii="Arial" w:hAnsi="Arial"/>
                          <w:sz w:val="22"/>
                          <w:szCs w:val="22"/>
                        </w:rPr>
                        <w:t xml:space="preserve"> </w:t>
                      </w:r>
                      <w:r>
                        <w:rPr>
                          <w:rFonts w:ascii="Arial" w:hAnsi="Arial"/>
                          <w:sz w:val="22"/>
                          <w:szCs w:val="22"/>
                        </w:rPr>
                        <w:t>by testing their predictive power against</w:t>
                      </w:r>
                      <w:r w:rsidRPr="00AA42FA">
                        <w:rPr>
                          <w:rFonts w:ascii="Arial" w:hAnsi="Arial"/>
                          <w:sz w:val="22"/>
                          <w:szCs w:val="22"/>
                        </w:rPr>
                        <w:t xml:space="preserve"> </w:t>
                      </w:r>
                      <w:r>
                        <w:rPr>
                          <w:rFonts w:ascii="Arial" w:hAnsi="Arial"/>
                          <w:sz w:val="22"/>
                          <w:szCs w:val="22"/>
                        </w:rPr>
                        <w:t xml:space="preserve">another independent set of compounds that had known MLM stability values (from </w:t>
                      </w:r>
                      <w:proofErr w:type="spellStart"/>
                      <w:r>
                        <w:rPr>
                          <w:rFonts w:ascii="Arial" w:hAnsi="Arial"/>
                          <w:sz w:val="22"/>
                          <w:szCs w:val="22"/>
                        </w:rPr>
                        <w:t>PubChem</w:t>
                      </w:r>
                      <w:proofErr w:type="spellEnd"/>
                      <w:r>
                        <w:rPr>
                          <w:rFonts w:ascii="Arial" w:hAnsi="Arial"/>
                          <w:sz w:val="22"/>
                          <w:szCs w:val="22"/>
                        </w:rPr>
                        <w:t xml:space="preserve">, see </w:t>
                      </w:r>
                      <w:r>
                        <w:rPr>
                          <w:rFonts w:ascii="Arial" w:hAnsi="Arial"/>
                          <w:b/>
                          <w:sz w:val="22"/>
                          <w:szCs w:val="22"/>
                        </w:rPr>
                        <w:t xml:space="preserve">Figure </w:t>
                      </w:r>
                      <w:r w:rsidRPr="00AA42FA">
                        <w:rPr>
                          <w:rFonts w:ascii="Arial" w:hAnsi="Arial"/>
                          <w:b/>
                          <w:sz w:val="22"/>
                          <w:szCs w:val="22"/>
                        </w:rPr>
                        <w:t>1</w:t>
                      </w:r>
                      <w:r>
                        <w:rPr>
                          <w:rFonts w:ascii="Arial" w:hAnsi="Arial"/>
                          <w:sz w:val="22"/>
                          <w:szCs w:val="22"/>
                        </w:rPr>
                        <w:t>).</w:t>
                      </w:r>
                      <w:r w:rsidRPr="00AA42FA">
                        <w:rPr>
                          <w:rFonts w:ascii="Arial" w:hAnsi="Arial"/>
                          <w:sz w:val="22"/>
                          <w:szCs w:val="22"/>
                        </w:rPr>
                        <w:t xml:space="preserve">  (</w:t>
                      </w:r>
                      <w:r w:rsidRPr="00AA42FA">
                        <w:rPr>
                          <w:rFonts w:ascii="Arial" w:hAnsi="Arial"/>
                          <w:b/>
                          <w:sz w:val="22"/>
                          <w:szCs w:val="22"/>
                        </w:rPr>
                        <w:t>A</w:t>
                      </w:r>
                      <w:r w:rsidRPr="00AA42FA">
                        <w:rPr>
                          <w:rFonts w:ascii="Arial" w:hAnsi="Arial"/>
                          <w:sz w:val="22"/>
                          <w:szCs w:val="22"/>
                        </w:rPr>
                        <w:t>) The ROC curve, which plots sensitivity</w:t>
                      </w:r>
                      <w:r>
                        <w:rPr>
                          <w:rFonts w:ascii="Arial" w:hAnsi="Arial"/>
                          <w:sz w:val="22"/>
                          <w:szCs w:val="22"/>
                        </w:rPr>
                        <w:t xml:space="preserve"> </w:t>
                      </w:r>
                      <w:r w:rsidRPr="00AA42FA">
                        <w:rPr>
                          <w:rFonts w:ascii="Arial" w:hAnsi="Arial"/>
                          <w:sz w:val="22"/>
                          <w:szCs w:val="22"/>
                        </w:rPr>
                        <w:t xml:space="preserve">versus 1-specificity, for the “full” </w:t>
                      </w:r>
                      <w:r>
                        <w:rPr>
                          <w:rFonts w:ascii="Arial" w:hAnsi="Arial"/>
                          <w:sz w:val="22"/>
                          <w:szCs w:val="22"/>
                        </w:rPr>
                        <w:t>percent compound left</w:t>
                      </w:r>
                      <w:r w:rsidRPr="00AA42FA">
                        <w:rPr>
                          <w:rFonts w:ascii="Arial" w:hAnsi="Arial"/>
                          <w:sz w:val="22"/>
                          <w:szCs w:val="22"/>
                        </w:rPr>
                        <w:t xml:space="preserve"> Bayesian is shown.  (</w:t>
                      </w:r>
                      <w:r w:rsidRPr="00AA42FA">
                        <w:rPr>
                          <w:rFonts w:ascii="Arial" w:hAnsi="Arial"/>
                          <w:b/>
                          <w:sz w:val="22"/>
                          <w:szCs w:val="22"/>
                        </w:rPr>
                        <w:t>B</w:t>
                      </w:r>
                      <w:r w:rsidRPr="00AA42FA">
                        <w:rPr>
                          <w:rFonts w:ascii="Arial" w:hAnsi="Arial"/>
                          <w:sz w:val="22"/>
                          <w:szCs w:val="22"/>
                        </w:rPr>
                        <w:t xml:space="preserve">) The ROC curve for the “pruned” </w:t>
                      </w:r>
                      <w:r>
                        <w:rPr>
                          <w:rFonts w:ascii="Arial" w:hAnsi="Arial"/>
                          <w:sz w:val="22"/>
                          <w:szCs w:val="22"/>
                        </w:rPr>
                        <w:t>percent compound left</w:t>
                      </w:r>
                      <w:r w:rsidRPr="00AA42FA">
                        <w:rPr>
                          <w:rFonts w:ascii="Arial" w:hAnsi="Arial"/>
                          <w:sz w:val="22"/>
                          <w:szCs w:val="22"/>
                        </w:rPr>
                        <w:t xml:space="preserve"> Bayesian is </w:t>
                      </w:r>
                      <w:r>
                        <w:rPr>
                          <w:rFonts w:ascii="Arial" w:hAnsi="Arial"/>
                          <w:sz w:val="22"/>
                          <w:szCs w:val="22"/>
                        </w:rPr>
                        <w:t>presented</w:t>
                      </w:r>
                      <w:r w:rsidRPr="00AA42FA">
                        <w:rPr>
                          <w:rFonts w:ascii="Arial" w:hAnsi="Arial"/>
                          <w:sz w:val="22"/>
                          <w:szCs w:val="22"/>
                        </w:rPr>
                        <w:t xml:space="preserve">. </w:t>
                      </w:r>
                      <w:r>
                        <w:rPr>
                          <w:rFonts w:ascii="Arial" w:hAnsi="Arial"/>
                          <w:sz w:val="22"/>
                          <w:szCs w:val="22"/>
                        </w:rPr>
                        <w:t xml:space="preserve"> Both of these percent compound left Bayesians failed this validation study, by displaying ROC curves that were similar to random (</w:t>
                      </w:r>
                      <w:r w:rsidRPr="00757958">
                        <w:rPr>
                          <w:rFonts w:ascii="Arial" w:hAnsi="Arial"/>
                          <w:i/>
                          <w:sz w:val="22"/>
                          <w:szCs w:val="22"/>
                        </w:rPr>
                        <w:t>i.e</w:t>
                      </w:r>
                      <w:r>
                        <w:rPr>
                          <w:rFonts w:ascii="Arial" w:hAnsi="Arial"/>
                          <w:sz w:val="22"/>
                          <w:szCs w:val="22"/>
                        </w:rPr>
                        <w:t>., the diagonal).</w:t>
                      </w:r>
                    </w:p>
                    <w:p w14:paraId="14F2164C" w14:textId="77777777" w:rsidR="00B82AC1" w:rsidRPr="006B6E98" w:rsidRDefault="00B82AC1" w:rsidP="008203E2">
                      <w:pPr>
                        <w:rPr>
                          <w:rFonts w:ascii="Arial" w:hAnsi="Arial"/>
                        </w:rPr>
                      </w:pPr>
                    </w:p>
                  </w:txbxContent>
                </v:textbox>
                <w10:wrap type="topAndBottom"/>
              </v:shape>
            </w:pict>
          </mc:Fallback>
        </mc:AlternateContent>
      </w:r>
    </w:p>
    <w:p w14:paraId="2C99220D" w14:textId="77777777" w:rsidR="009F36D4" w:rsidRDefault="009F36D4" w:rsidP="009C6D0E">
      <w:pPr>
        <w:spacing w:line="480" w:lineRule="auto"/>
        <w:jc w:val="both"/>
        <w:rPr>
          <w:rFonts w:ascii="Arial" w:hAnsi="Arial"/>
          <w:b/>
        </w:rPr>
      </w:pPr>
    </w:p>
    <w:p w14:paraId="09BC1ACD" w14:textId="7B341F74" w:rsidR="009F36D4" w:rsidRDefault="004441B4" w:rsidP="009C6D0E">
      <w:pPr>
        <w:spacing w:line="480" w:lineRule="auto"/>
        <w:jc w:val="both"/>
        <w:rPr>
          <w:rFonts w:ascii="Arial" w:hAnsi="Arial"/>
          <w:b/>
        </w:rPr>
      </w:pPr>
      <w:r w:rsidRPr="00316A4B">
        <w:rPr>
          <w:rFonts w:ascii="Arial" w:hAnsi="Arial"/>
          <w:noProof/>
        </w:rPr>
        <w:lastRenderedPageBreak/>
        <mc:AlternateContent>
          <mc:Choice Requires="wps">
            <w:drawing>
              <wp:anchor distT="0" distB="0" distL="114300" distR="114300" simplePos="0" relativeHeight="251688960" behindDoc="0" locked="0" layoutInCell="1" allowOverlap="1" wp14:anchorId="19A7AD23" wp14:editId="50A9E544">
                <wp:simplePos x="0" y="0"/>
                <wp:positionH relativeFrom="column">
                  <wp:posOffset>228600</wp:posOffset>
                </wp:positionH>
                <wp:positionV relativeFrom="paragraph">
                  <wp:posOffset>121920</wp:posOffset>
                </wp:positionV>
                <wp:extent cx="5715000" cy="5364480"/>
                <wp:effectExtent l="0" t="0" r="25400" b="20320"/>
                <wp:wrapTopAndBottom/>
                <wp:docPr id="40" name="Text Box 40"/>
                <wp:cNvGraphicFramePr/>
                <a:graphic xmlns:a="http://schemas.openxmlformats.org/drawingml/2006/main">
                  <a:graphicData uri="http://schemas.microsoft.com/office/word/2010/wordprocessingShape">
                    <wps:wsp>
                      <wps:cNvSpPr txBox="1"/>
                      <wps:spPr>
                        <a:xfrm>
                          <a:off x="0" y="0"/>
                          <a:ext cx="5715000" cy="5364480"/>
                        </a:xfrm>
                        <a:prstGeom prst="rect">
                          <a:avLst/>
                        </a:prstGeom>
                        <a:noFill/>
                        <a:ln>
                          <a:solidFill>
                            <a:srgbClr val="FFFFFF"/>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3E7D2E" w14:textId="77777777" w:rsidR="00B82AC1" w:rsidRDefault="00B82AC1" w:rsidP="004441B4">
                            <w:pPr>
                              <w:rPr>
                                <w:rFonts w:ascii="Arial" w:hAnsi="Arial"/>
                              </w:rPr>
                            </w:pPr>
                            <w:r w:rsidRPr="00962F4D">
                              <w:rPr>
                                <w:rFonts w:ascii="Arial" w:hAnsi="Arial"/>
                                <w:noProof/>
                              </w:rPr>
                              <w:drawing>
                                <wp:inline distT="0" distB="0" distL="0" distR="0" wp14:anchorId="69842B2E" wp14:editId="0E796173">
                                  <wp:extent cx="2734736" cy="2743200"/>
                                  <wp:effectExtent l="0" t="0" r="889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stretch>
                                            <a:fillRect/>
                                          </a:stretch>
                                        </pic:blipFill>
                                        <pic:spPr>
                                          <a:xfrm>
                                            <a:off x="0" y="0"/>
                                            <a:ext cx="2734736" cy="2743200"/>
                                          </a:xfrm>
                                          <a:prstGeom prst="rect">
                                            <a:avLst/>
                                          </a:prstGeom>
                                        </pic:spPr>
                                      </pic:pic>
                                    </a:graphicData>
                                  </a:graphic>
                                </wp:inline>
                              </w:drawing>
                            </w:r>
                            <w:r w:rsidRPr="00962F4D">
                              <w:rPr>
                                <w:rFonts w:ascii="Arial" w:hAnsi="Arial"/>
                                <w:noProof/>
                              </w:rPr>
                              <w:drawing>
                                <wp:inline distT="0" distB="0" distL="0" distR="0" wp14:anchorId="619C352B" wp14:editId="40B09BE5">
                                  <wp:extent cx="2769985" cy="2743200"/>
                                  <wp:effectExtent l="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stretch>
                                            <a:fillRect/>
                                          </a:stretch>
                                        </pic:blipFill>
                                        <pic:spPr>
                                          <a:xfrm>
                                            <a:off x="0" y="0"/>
                                            <a:ext cx="2769985" cy="2743200"/>
                                          </a:xfrm>
                                          <a:prstGeom prst="rect">
                                            <a:avLst/>
                                          </a:prstGeom>
                                        </pic:spPr>
                                      </pic:pic>
                                    </a:graphicData>
                                  </a:graphic>
                                </wp:inline>
                              </w:drawing>
                            </w:r>
                          </w:p>
                          <w:p w14:paraId="2A5527A0" w14:textId="77777777" w:rsidR="00B82AC1" w:rsidRDefault="00B82AC1" w:rsidP="004441B4">
                            <w:pPr>
                              <w:rPr>
                                <w:rFonts w:ascii="Arial" w:hAnsi="Arial"/>
                              </w:rPr>
                            </w:pPr>
                          </w:p>
                          <w:p w14:paraId="1FDDFDC4" w14:textId="77777777" w:rsidR="00B82AC1" w:rsidRDefault="00B82AC1" w:rsidP="004441B4">
                            <w:pPr>
                              <w:rPr>
                                <w:rFonts w:ascii="Arial" w:hAnsi="Arial"/>
                                <w:b/>
                              </w:rPr>
                            </w:pPr>
                          </w:p>
                          <w:p w14:paraId="225D1D79" w14:textId="5E080685" w:rsidR="00B82AC1" w:rsidRPr="006B6E98" w:rsidRDefault="00B82AC1" w:rsidP="004441B4">
                            <w:pPr>
                              <w:jc w:val="both"/>
                              <w:rPr>
                                <w:rFonts w:ascii="Arial" w:hAnsi="Arial"/>
                              </w:rPr>
                            </w:pPr>
                            <w:r>
                              <w:rPr>
                                <w:rFonts w:ascii="Arial" w:hAnsi="Arial"/>
                                <w:b/>
                              </w:rPr>
                              <w:t>Figure S1</w:t>
                            </w:r>
                            <w:ins w:id="67" w:author="Alex Perryman" w:date="2015-08-11T16:39:00Z">
                              <w:r>
                                <w:rPr>
                                  <w:rFonts w:ascii="Arial" w:hAnsi="Arial"/>
                                  <w:b/>
                                </w:rPr>
                                <w:t>3</w:t>
                              </w:r>
                            </w:ins>
                            <w:del w:id="68" w:author="Alex Perryman" w:date="2015-08-11T16:39:00Z">
                              <w:r w:rsidDel="00470819">
                                <w:rPr>
                                  <w:rFonts w:ascii="Arial" w:hAnsi="Arial"/>
                                  <w:b/>
                                </w:rPr>
                                <w:delText>0</w:delText>
                              </w:r>
                            </w:del>
                            <w:r w:rsidRPr="00420CEC">
                              <w:rPr>
                                <w:rFonts w:ascii="Arial" w:hAnsi="Arial"/>
                                <w:b/>
                              </w:rPr>
                              <w:t xml:space="preserve">. </w:t>
                            </w:r>
                            <w:r w:rsidRPr="00980F3C">
                              <w:rPr>
                                <w:rFonts w:ascii="Arial" w:hAnsi="Arial"/>
                                <w:b/>
                                <w:sz w:val="22"/>
                                <w:szCs w:val="22"/>
                              </w:rPr>
                              <w:t xml:space="preserve">Receiver Operating Characteristic (ROC) curves from internal five-fold cross-validation studies performed when creating “full” and “pruned” half-life </w:t>
                            </w:r>
                            <w:r>
                              <w:rPr>
                                <w:rFonts w:ascii="Arial" w:hAnsi="Arial"/>
                                <w:b/>
                                <w:sz w:val="22"/>
                                <w:szCs w:val="22"/>
                              </w:rPr>
                              <w:t>Support Vector Machine models</w:t>
                            </w:r>
                            <w:r w:rsidRPr="00980F3C">
                              <w:rPr>
                                <w:rFonts w:ascii="Arial" w:hAnsi="Arial"/>
                                <w:b/>
                                <w:sz w:val="22"/>
                                <w:szCs w:val="22"/>
                              </w:rPr>
                              <w:t xml:space="preserve"> to predict MLM stability.</w:t>
                            </w:r>
                            <w:r w:rsidRPr="00980F3C">
                              <w:rPr>
                                <w:rFonts w:ascii="Arial" w:hAnsi="Arial"/>
                                <w:sz w:val="22"/>
                                <w:szCs w:val="22"/>
                              </w:rPr>
                              <w:t xml:space="preserve">  When </w:t>
                            </w:r>
                            <w:r>
                              <w:rPr>
                                <w:rFonts w:ascii="Arial" w:hAnsi="Arial"/>
                                <w:sz w:val="22"/>
                                <w:szCs w:val="22"/>
                              </w:rPr>
                              <w:t>the Support Vector Machine (SVM) models to predict MLM stability were created in Pipeline Pilot,</w:t>
                            </w:r>
                            <w:r w:rsidRPr="00980F3C">
                              <w:rPr>
                                <w:rFonts w:ascii="Arial" w:hAnsi="Arial"/>
                                <w:sz w:val="22"/>
                                <w:szCs w:val="22"/>
                              </w:rPr>
                              <w:t xml:space="preserve"> five-fold cross-validation</w:t>
                            </w:r>
                            <w:r>
                              <w:rPr>
                                <w:rFonts w:ascii="Arial" w:hAnsi="Arial"/>
                                <w:sz w:val="22"/>
                                <w:szCs w:val="22"/>
                              </w:rPr>
                              <w:t xml:space="preserve"> was performed.  These SVM models were created using the same “full” and “pruned” MLM half-life training sets.  The same set of 9 descriptors that were used to create the Bayesian models were also utilized to create these SVM models.  </w:t>
                            </w:r>
                            <w:r w:rsidRPr="00980F3C">
                              <w:rPr>
                                <w:rFonts w:ascii="Arial" w:hAnsi="Arial"/>
                                <w:sz w:val="22"/>
                                <w:szCs w:val="22"/>
                              </w:rPr>
                              <w:t>(</w:t>
                            </w:r>
                            <w:r w:rsidRPr="00980F3C">
                              <w:rPr>
                                <w:rFonts w:ascii="Arial" w:hAnsi="Arial"/>
                                <w:b/>
                                <w:sz w:val="22"/>
                                <w:szCs w:val="22"/>
                              </w:rPr>
                              <w:t>A</w:t>
                            </w:r>
                            <w:r w:rsidRPr="00980F3C">
                              <w:rPr>
                                <w:rFonts w:ascii="Arial" w:hAnsi="Arial"/>
                                <w:sz w:val="22"/>
                                <w:szCs w:val="22"/>
                              </w:rPr>
                              <w:t xml:space="preserve">) The ROC curve, which plots the sensitivity versus1-specificity, for the “full” half-life </w:t>
                            </w:r>
                            <w:r>
                              <w:rPr>
                                <w:rFonts w:ascii="Arial" w:hAnsi="Arial"/>
                                <w:sz w:val="22"/>
                                <w:szCs w:val="22"/>
                              </w:rPr>
                              <w:t>SVM model</w:t>
                            </w:r>
                            <w:r w:rsidRPr="00980F3C">
                              <w:rPr>
                                <w:rFonts w:ascii="Arial" w:hAnsi="Arial"/>
                                <w:sz w:val="22"/>
                                <w:szCs w:val="22"/>
                              </w:rPr>
                              <w:t xml:space="preserve"> is shown.  (</w:t>
                            </w:r>
                            <w:r w:rsidRPr="00980F3C">
                              <w:rPr>
                                <w:rFonts w:ascii="Arial" w:hAnsi="Arial"/>
                                <w:b/>
                                <w:sz w:val="22"/>
                                <w:szCs w:val="22"/>
                              </w:rPr>
                              <w:t>B</w:t>
                            </w:r>
                            <w:r w:rsidRPr="00980F3C">
                              <w:rPr>
                                <w:rFonts w:ascii="Arial" w:hAnsi="Arial"/>
                                <w:sz w:val="22"/>
                                <w:szCs w:val="22"/>
                              </w:rPr>
                              <w:t>) The</w:t>
                            </w:r>
                            <w:r>
                              <w:rPr>
                                <w:rFonts w:ascii="Arial" w:hAnsi="Arial"/>
                                <w:sz w:val="22"/>
                                <w:szCs w:val="22"/>
                              </w:rPr>
                              <w:t xml:space="preserve"> slightly superior</w:t>
                            </w:r>
                            <w:r w:rsidRPr="00980F3C">
                              <w:rPr>
                                <w:rFonts w:ascii="Arial" w:hAnsi="Arial"/>
                                <w:sz w:val="22"/>
                                <w:szCs w:val="22"/>
                              </w:rPr>
                              <w:t xml:space="preserve"> ROC curve for the “pruned”</w:t>
                            </w:r>
                            <w:r>
                              <w:rPr>
                                <w:rFonts w:ascii="Arial" w:hAnsi="Arial"/>
                                <w:sz w:val="22"/>
                                <w:szCs w:val="22"/>
                              </w:rPr>
                              <w:t xml:space="preserve"> half-life SVM model is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47" type="#_x0000_t202" style="position:absolute;left:0;text-align:left;margin-left:18pt;margin-top:9.6pt;width:450pt;height:42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" filled="f" strokecolor="white">
                <v:textbox>
                  <w:txbxContent>
                    <w:p w14:paraId="5A3E7D2E" w14:textId="77777777" w:rsidR="00B82AC1" w:rsidRDefault="00B82AC1" w:rsidP="004441B4">
                      <w:pPr>
                        <w:rPr>
                          <w:rFonts w:ascii="Arial" w:hAnsi="Arial"/>
                        </w:rPr>
                      </w:pPr>
                      <w:r w:rsidRPr="00962F4D">
                        <w:rPr>
                          <w:rFonts w:ascii="Arial" w:hAnsi="Arial"/>
                          <w:noProof/>
                        </w:rPr>
                        <w:drawing>
                          <wp:inline distT="0" distB="0" distL="0" distR="0" wp14:anchorId="69842B2E" wp14:editId="0E796173">
                            <wp:extent cx="2734736" cy="2743200"/>
                            <wp:effectExtent l="0" t="0" r="889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stretch>
                                      <a:fillRect/>
                                    </a:stretch>
                                  </pic:blipFill>
                                  <pic:spPr>
                                    <a:xfrm>
                                      <a:off x="0" y="0"/>
                                      <a:ext cx="2734736" cy="2743200"/>
                                    </a:xfrm>
                                    <a:prstGeom prst="rect">
                                      <a:avLst/>
                                    </a:prstGeom>
                                  </pic:spPr>
                                </pic:pic>
                              </a:graphicData>
                            </a:graphic>
                          </wp:inline>
                        </w:drawing>
                      </w:r>
                      <w:r w:rsidRPr="00962F4D">
                        <w:rPr>
                          <w:rFonts w:ascii="Arial" w:hAnsi="Arial"/>
                          <w:noProof/>
                        </w:rPr>
                        <w:drawing>
                          <wp:inline distT="0" distB="0" distL="0" distR="0" wp14:anchorId="619C352B" wp14:editId="40B09BE5">
                            <wp:extent cx="2769985" cy="2743200"/>
                            <wp:effectExtent l="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stretch>
                                      <a:fillRect/>
                                    </a:stretch>
                                  </pic:blipFill>
                                  <pic:spPr>
                                    <a:xfrm>
                                      <a:off x="0" y="0"/>
                                      <a:ext cx="2769985" cy="2743200"/>
                                    </a:xfrm>
                                    <a:prstGeom prst="rect">
                                      <a:avLst/>
                                    </a:prstGeom>
                                  </pic:spPr>
                                </pic:pic>
                              </a:graphicData>
                            </a:graphic>
                          </wp:inline>
                        </w:drawing>
                      </w:r>
                    </w:p>
                    <w:p w14:paraId="2A5527A0" w14:textId="77777777" w:rsidR="00B82AC1" w:rsidRDefault="00B82AC1" w:rsidP="004441B4">
                      <w:pPr>
                        <w:rPr>
                          <w:rFonts w:ascii="Arial" w:hAnsi="Arial"/>
                        </w:rPr>
                      </w:pPr>
                    </w:p>
                    <w:p w14:paraId="1FDDFDC4" w14:textId="77777777" w:rsidR="00B82AC1" w:rsidRDefault="00B82AC1" w:rsidP="004441B4">
                      <w:pPr>
                        <w:rPr>
                          <w:rFonts w:ascii="Arial" w:hAnsi="Arial"/>
                          <w:b/>
                        </w:rPr>
                      </w:pPr>
                    </w:p>
                    <w:p w14:paraId="225D1D79" w14:textId="5E080685" w:rsidR="00B82AC1" w:rsidRPr="006B6E98" w:rsidRDefault="00B82AC1" w:rsidP="004441B4">
                      <w:pPr>
                        <w:jc w:val="both"/>
                        <w:rPr>
                          <w:rFonts w:ascii="Arial" w:hAnsi="Arial"/>
                        </w:rPr>
                      </w:pPr>
                      <w:r>
                        <w:rPr>
                          <w:rFonts w:ascii="Arial" w:hAnsi="Arial"/>
                          <w:b/>
                        </w:rPr>
                        <w:t>Figure S1</w:t>
                      </w:r>
                      <w:ins w:id="69" w:author="Alex Perryman" w:date="2015-08-11T16:39:00Z">
                        <w:r>
                          <w:rPr>
                            <w:rFonts w:ascii="Arial" w:hAnsi="Arial"/>
                            <w:b/>
                          </w:rPr>
                          <w:t>3</w:t>
                        </w:r>
                      </w:ins>
                      <w:del w:id="70" w:author="Alex Perryman" w:date="2015-08-11T16:39:00Z">
                        <w:r w:rsidDel="00470819">
                          <w:rPr>
                            <w:rFonts w:ascii="Arial" w:hAnsi="Arial"/>
                            <w:b/>
                          </w:rPr>
                          <w:delText>0</w:delText>
                        </w:r>
                      </w:del>
                      <w:r w:rsidRPr="00420CEC">
                        <w:rPr>
                          <w:rFonts w:ascii="Arial" w:hAnsi="Arial"/>
                          <w:b/>
                        </w:rPr>
                        <w:t xml:space="preserve">. </w:t>
                      </w:r>
                      <w:r w:rsidRPr="00980F3C">
                        <w:rPr>
                          <w:rFonts w:ascii="Arial" w:hAnsi="Arial"/>
                          <w:b/>
                          <w:sz w:val="22"/>
                          <w:szCs w:val="22"/>
                        </w:rPr>
                        <w:t xml:space="preserve">Receiver Operating Characteristic (ROC) curves from internal five-fold cross-validation studies performed when creating “full” and “pruned” half-life </w:t>
                      </w:r>
                      <w:r>
                        <w:rPr>
                          <w:rFonts w:ascii="Arial" w:hAnsi="Arial"/>
                          <w:b/>
                          <w:sz w:val="22"/>
                          <w:szCs w:val="22"/>
                        </w:rPr>
                        <w:t>Support Vector Machine models</w:t>
                      </w:r>
                      <w:r w:rsidRPr="00980F3C">
                        <w:rPr>
                          <w:rFonts w:ascii="Arial" w:hAnsi="Arial"/>
                          <w:b/>
                          <w:sz w:val="22"/>
                          <w:szCs w:val="22"/>
                        </w:rPr>
                        <w:t xml:space="preserve"> to predict MLM stability.</w:t>
                      </w:r>
                      <w:r w:rsidRPr="00980F3C">
                        <w:rPr>
                          <w:rFonts w:ascii="Arial" w:hAnsi="Arial"/>
                          <w:sz w:val="22"/>
                          <w:szCs w:val="22"/>
                        </w:rPr>
                        <w:t xml:space="preserve">  When </w:t>
                      </w:r>
                      <w:r>
                        <w:rPr>
                          <w:rFonts w:ascii="Arial" w:hAnsi="Arial"/>
                          <w:sz w:val="22"/>
                          <w:szCs w:val="22"/>
                        </w:rPr>
                        <w:t>the Support Vector Machine (SVM) models to predict MLM stability were created in Pipeline Pilot,</w:t>
                      </w:r>
                      <w:r w:rsidRPr="00980F3C">
                        <w:rPr>
                          <w:rFonts w:ascii="Arial" w:hAnsi="Arial"/>
                          <w:sz w:val="22"/>
                          <w:szCs w:val="22"/>
                        </w:rPr>
                        <w:t xml:space="preserve"> five-fold cross-validation</w:t>
                      </w:r>
                      <w:r>
                        <w:rPr>
                          <w:rFonts w:ascii="Arial" w:hAnsi="Arial"/>
                          <w:sz w:val="22"/>
                          <w:szCs w:val="22"/>
                        </w:rPr>
                        <w:t xml:space="preserve"> was performed.  These SVM models were created using the same “full” and “pruned” MLM half-life training sets.  The same set of 9 descriptors that were used to create the Bayesian models were also utilized to create these SVM models.  </w:t>
                      </w:r>
                      <w:r w:rsidRPr="00980F3C">
                        <w:rPr>
                          <w:rFonts w:ascii="Arial" w:hAnsi="Arial"/>
                          <w:sz w:val="22"/>
                          <w:szCs w:val="22"/>
                        </w:rPr>
                        <w:t>(</w:t>
                      </w:r>
                      <w:r w:rsidRPr="00980F3C">
                        <w:rPr>
                          <w:rFonts w:ascii="Arial" w:hAnsi="Arial"/>
                          <w:b/>
                          <w:sz w:val="22"/>
                          <w:szCs w:val="22"/>
                        </w:rPr>
                        <w:t>A</w:t>
                      </w:r>
                      <w:r w:rsidRPr="00980F3C">
                        <w:rPr>
                          <w:rFonts w:ascii="Arial" w:hAnsi="Arial"/>
                          <w:sz w:val="22"/>
                          <w:szCs w:val="22"/>
                        </w:rPr>
                        <w:t xml:space="preserve">) The ROC curve, which plots the sensitivity versus1-specificity, for the “full” half-life </w:t>
                      </w:r>
                      <w:r>
                        <w:rPr>
                          <w:rFonts w:ascii="Arial" w:hAnsi="Arial"/>
                          <w:sz w:val="22"/>
                          <w:szCs w:val="22"/>
                        </w:rPr>
                        <w:t>SVM model</w:t>
                      </w:r>
                      <w:r w:rsidRPr="00980F3C">
                        <w:rPr>
                          <w:rFonts w:ascii="Arial" w:hAnsi="Arial"/>
                          <w:sz w:val="22"/>
                          <w:szCs w:val="22"/>
                        </w:rPr>
                        <w:t xml:space="preserve"> is shown.  (</w:t>
                      </w:r>
                      <w:r w:rsidRPr="00980F3C">
                        <w:rPr>
                          <w:rFonts w:ascii="Arial" w:hAnsi="Arial"/>
                          <w:b/>
                          <w:sz w:val="22"/>
                          <w:szCs w:val="22"/>
                        </w:rPr>
                        <w:t>B</w:t>
                      </w:r>
                      <w:r w:rsidRPr="00980F3C">
                        <w:rPr>
                          <w:rFonts w:ascii="Arial" w:hAnsi="Arial"/>
                          <w:sz w:val="22"/>
                          <w:szCs w:val="22"/>
                        </w:rPr>
                        <w:t>) The</w:t>
                      </w:r>
                      <w:r>
                        <w:rPr>
                          <w:rFonts w:ascii="Arial" w:hAnsi="Arial"/>
                          <w:sz w:val="22"/>
                          <w:szCs w:val="22"/>
                        </w:rPr>
                        <w:t xml:space="preserve"> slightly superior</w:t>
                      </w:r>
                      <w:r w:rsidRPr="00980F3C">
                        <w:rPr>
                          <w:rFonts w:ascii="Arial" w:hAnsi="Arial"/>
                          <w:sz w:val="22"/>
                          <w:szCs w:val="22"/>
                        </w:rPr>
                        <w:t xml:space="preserve"> ROC curve for the “pruned”</w:t>
                      </w:r>
                      <w:r>
                        <w:rPr>
                          <w:rFonts w:ascii="Arial" w:hAnsi="Arial"/>
                          <w:sz w:val="22"/>
                          <w:szCs w:val="22"/>
                        </w:rPr>
                        <w:t xml:space="preserve"> half-life SVM model is displayed.</w:t>
                      </w:r>
                    </w:p>
                  </w:txbxContent>
                </v:textbox>
                <w10:wrap type="topAndBottom"/>
              </v:shape>
            </w:pict>
          </mc:Fallback>
        </mc:AlternateContent>
      </w:r>
      <w:r w:rsidRPr="00316A4B">
        <w:rPr>
          <w:rFonts w:ascii="Arial" w:hAnsi="Arial"/>
          <w:noProof/>
        </w:rPr>
        <mc:AlternateContent>
          <mc:Choice Requires="wps">
            <w:drawing>
              <wp:anchor distT="0" distB="0" distL="114300" distR="114300" simplePos="0" relativeHeight="251689984" behindDoc="0" locked="0" layoutInCell="1" allowOverlap="1" wp14:anchorId="20CD3B78" wp14:editId="7C6F354B">
                <wp:simplePos x="0" y="0"/>
                <wp:positionH relativeFrom="column">
                  <wp:posOffset>685800</wp:posOffset>
                </wp:positionH>
                <wp:positionV relativeFrom="paragraph">
                  <wp:posOffset>2743200</wp:posOffset>
                </wp:positionV>
                <wp:extent cx="2057400" cy="342900"/>
                <wp:effectExtent l="0" t="0" r="0" b="12700"/>
                <wp:wrapSquare wrapText="bothSides"/>
                <wp:docPr id="41" name="Text Box 41"/>
                <wp:cNvGraphicFramePr/>
                <a:graphic xmlns:a="http://schemas.openxmlformats.org/drawingml/2006/main">
                  <a:graphicData uri="http://schemas.microsoft.com/office/word/2010/wordprocessingShape">
                    <wps:wsp>
                      <wps:cNvSpPr txBox="1"/>
                      <wps:spPr>
                        <a:xfrm>
                          <a:off x="0" y="0"/>
                          <a:ext cx="2057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5981E6" w14:textId="77777777" w:rsidR="00B82AC1" w:rsidRPr="00962F4D" w:rsidRDefault="00B82AC1" w:rsidP="004441B4">
                            <w:pPr>
                              <w:rPr>
                                <w:rFonts w:ascii="Arial Black" w:hAnsi="Arial Black"/>
                              </w:rPr>
                            </w:pPr>
                            <w:r>
                              <w:rPr>
                                <w:rFonts w:ascii="Arial Black" w:hAnsi="Arial Black"/>
                              </w:rPr>
                              <w:t>A) “Full” half-life SVM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48" type="#_x0000_t202" style="position:absolute;left:0;text-align:left;margin-left:54pt;margin-top:3in;width:162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" filled="f" stroked="f">
                <v:textbox>
                  <w:txbxContent>
                    <w:p w14:paraId="525981E6" w14:textId="77777777" w:rsidR="00B82AC1" w:rsidRPr="00962F4D" w:rsidRDefault="00B82AC1" w:rsidP="004441B4">
                      <w:pPr>
                        <w:rPr>
                          <w:rFonts w:ascii="Arial Black" w:hAnsi="Arial Black"/>
                        </w:rPr>
                      </w:pPr>
                      <w:r>
                        <w:rPr>
                          <w:rFonts w:ascii="Arial Black" w:hAnsi="Arial Black"/>
                        </w:rPr>
                        <w:t>A) “Full” half-life SVM</w:t>
                      </w:r>
                    </w:p>
                  </w:txbxContent>
                </v:textbox>
                <w10:wrap type="square"/>
              </v:shape>
            </w:pict>
          </mc:Fallback>
        </mc:AlternateContent>
      </w:r>
      <w:r w:rsidRPr="00316A4B">
        <w:rPr>
          <w:rFonts w:ascii="Arial" w:hAnsi="Arial"/>
          <w:noProof/>
        </w:rPr>
        <mc:AlternateContent>
          <mc:Choice Requires="wps">
            <w:drawing>
              <wp:anchor distT="0" distB="0" distL="114300" distR="114300" simplePos="0" relativeHeight="251691008" behindDoc="0" locked="0" layoutInCell="1" allowOverlap="1" wp14:anchorId="515C821F" wp14:editId="64F8AD1C">
                <wp:simplePos x="0" y="0"/>
                <wp:positionH relativeFrom="column">
                  <wp:posOffset>3314700</wp:posOffset>
                </wp:positionH>
                <wp:positionV relativeFrom="paragraph">
                  <wp:posOffset>2743200</wp:posOffset>
                </wp:positionV>
                <wp:extent cx="2249170" cy="342900"/>
                <wp:effectExtent l="0" t="0" r="0" b="12700"/>
                <wp:wrapSquare wrapText="bothSides"/>
                <wp:docPr id="42" name="Text Box 42"/>
                <wp:cNvGraphicFramePr/>
                <a:graphic xmlns:a="http://schemas.openxmlformats.org/drawingml/2006/main">
                  <a:graphicData uri="http://schemas.microsoft.com/office/word/2010/wordprocessingShape">
                    <wps:wsp>
                      <wps:cNvSpPr txBox="1"/>
                      <wps:spPr>
                        <a:xfrm>
                          <a:off x="0" y="0"/>
                          <a:ext cx="224917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06B3AC" w14:textId="77777777" w:rsidR="00B82AC1" w:rsidRPr="00962F4D" w:rsidRDefault="00B82AC1" w:rsidP="004441B4">
                            <w:pPr>
                              <w:rPr>
                                <w:rFonts w:ascii="Arial Black" w:hAnsi="Arial Black"/>
                              </w:rPr>
                            </w:pPr>
                            <w:r>
                              <w:rPr>
                                <w:rFonts w:ascii="Arial Black" w:hAnsi="Arial Black"/>
                              </w:rPr>
                              <w:t>B) “Pruned” half-life SVM</w:t>
                            </w:r>
                          </w:p>
                          <w:p w14:paraId="2827C30C" w14:textId="77777777" w:rsidR="00B82AC1" w:rsidRPr="00962F4D" w:rsidRDefault="00B82AC1" w:rsidP="004441B4">
                            <w:pPr>
                              <w:rPr>
                                <w:rFonts w:ascii="Arial Black" w:hAnsi="Arial Black"/>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 o:spid="_x0000_s1049" type="#_x0000_t202" style="position:absolute;left:0;text-align:left;margin-left:261pt;margin-top:3in;width:177.1pt;height:27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" filled="f" stroked="f">
                <v:textbox>
                  <w:txbxContent>
                    <w:p w14:paraId="7C06B3AC" w14:textId="77777777" w:rsidR="00B82AC1" w:rsidRPr="00962F4D" w:rsidRDefault="00B82AC1" w:rsidP="004441B4">
                      <w:pPr>
                        <w:rPr>
                          <w:rFonts w:ascii="Arial Black" w:hAnsi="Arial Black"/>
                        </w:rPr>
                      </w:pPr>
                      <w:r>
                        <w:rPr>
                          <w:rFonts w:ascii="Arial Black" w:hAnsi="Arial Black"/>
                        </w:rPr>
                        <w:t>B) “Pruned” half-life SVM</w:t>
                      </w:r>
                    </w:p>
                    <w:p w14:paraId="2827C30C" w14:textId="77777777" w:rsidR="00B82AC1" w:rsidRPr="00962F4D" w:rsidRDefault="00B82AC1" w:rsidP="004441B4">
                      <w:pPr>
                        <w:rPr>
                          <w:rFonts w:ascii="Arial Black" w:hAnsi="Arial Black"/>
                        </w:rPr>
                      </w:pPr>
                    </w:p>
                  </w:txbxContent>
                </v:textbox>
                <w10:wrap type="square"/>
              </v:shape>
            </w:pict>
          </mc:Fallback>
        </mc:AlternateContent>
      </w:r>
    </w:p>
    <w:p w14:paraId="105CE84B" w14:textId="77777777" w:rsidR="009F36D4" w:rsidRDefault="009F36D4" w:rsidP="009C6D0E">
      <w:pPr>
        <w:spacing w:line="480" w:lineRule="auto"/>
        <w:jc w:val="both"/>
        <w:rPr>
          <w:rFonts w:ascii="Arial" w:hAnsi="Arial"/>
          <w:b/>
        </w:rPr>
      </w:pPr>
    </w:p>
    <w:p w14:paraId="5748331A" w14:textId="77777777" w:rsidR="009F36D4" w:rsidRDefault="009F36D4" w:rsidP="009C6D0E">
      <w:pPr>
        <w:spacing w:line="480" w:lineRule="auto"/>
        <w:jc w:val="both"/>
        <w:rPr>
          <w:rFonts w:ascii="Arial" w:hAnsi="Arial"/>
          <w:b/>
        </w:rPr>
      </w:pPr>
    </w:p>
    <w:p w14:paraId="464496B6" w14:textId="77777777" w:rsidR="00CE547E" w:rsidRDefault="00CE547E" w:rsidP="009C6D0E">
      <w:pPr>
        <w:spacing w:line="480" w:lineRule="auto"/>
        <w:jc w:val="both"/>
        <w:rPr>
          <w:rFonts w:ascii="Arial" w:hAnsi="Arial"/>
          <w:b/>
        </w:rPr>
      </w:pPr>
    </w:p>
    <w:p w14:paraId="50568FF2" w14:textId="77777777" w:rsidR="00CE547E" w:rsidRDefault="00CE547E" w:rsidP="009C6D0E">
      <w:pPr>
        <w:spacing w:line="480" w:lineRule="auto"/>
        <w:jc w:val="both"/>
        <w:rPr>
          <w:rFonts w:ascii="Arial" w:hAnsi="Arial"/>
          <w:b/>
        </w:rPr>
      </w:pPr>
    </w:p>
    <w:p w14:paraId="23DD09DD" w14:textId="77777777" w:rsidR="00CE547E" w:rsidRDefault="00CE547E" w:rsidP="009C6D0E">
      <w:pPr>
        <w:spacing w:line="480" w:lineRule="auto"/>
        <w:jc w:val="both"/>
        <w:rPr>
          <w:rFonts w:ascii="Arial" w:hAnsi="Arial"/>
          <w:b/>
        </w:rPr>
      </w:pPr>
    </w:p>
    <w:p w14:paraId="71D019AE" w14:textId="77777777" w:rsidR="00CE547E" w:rsidRDefault="00CE547E" w:rsidP="009C6D0E">
      <w:pPr>
        <w:spacing w:line="480" w:lineRule="auto"/>
        <w:jc w:val="both"/>
        <w:rPr>
          <w:rFonts w:ascii="Arial" w:hAnsi="Arial"/>
          <w:b/>
        </w:rPr>
      </w:pPr>
    </w:p>
    <w:p w14:paraId="57762378" w14:textId="77777777" w:rsidR="00CE547E" w:rsidRDefault="00CE547E" w:rsidP="009C6D0E">
      <w:pPr>
        <w:spacing w:line="480" w:lineRule="auto"/>
        <w:jc w:val="both"/>
        <w:rPr>
          <w:rFonts w:ascii="Arial" w:hAnsi="Arial"/>
          <w:b/>
        </w:rPr>
      </w:pPr>
    </w:p>
    <w:p w14:paraId="6A3B84CA" w14:textId="57B83218" w:rsidR="00CE547E" w:rsidRDefault="00C455DA" w:rsidP="009C6D0E">
      <w:pPr>
        <w:spacing w:line="480" w:lineRule="auto"/>
        <w:jc w:val="both"/>
        <w:rPr>
          <w:rFonts w:ascii="Arial" w:hAnsi="Arial"/>
          <w:b/>
        </w:rPr>
      </w:pPr>
      <w:r w:rsidRPr="00316A4B">
        <w:rPr>
          <w:rFonts w:ascii="Arial" w:hAnsi="Arial"/>
          <w:noProof/>
        </w:rPr>
        <w:lastRenderedPageBreak/>
        <mc:AlternateContent>
          <mc:Choice Requires="wps">
            <w:drawing>
              <wp:anchor distT="0" distB="0" distL="114300" distR="114300" simplePos="0" relativeHeight="251695104" behindDoc="0" locked="0" layoutInCell="1" allowOverlap="1" wp14:anchorId="5066B2BC" wp14:editId="286AAAD4">
                <wp:simplePos x="0" y="0"/>
                <wp:positionH relativeFrom="column">
                  <wp:posOffset>3314700</wp:posOffset>
                </wp:positionH>
                <wp:positionV relativeFrom="paragraph">
                  <wp:posOffset>685800</wp:posOffset>
                </wp:positionV>
                <wp:extent cx="342900" cy="45720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7BE6A" w14:textId="7F55B013" w:rsidR="00B82AC1" w:rsidRPr="00C913B8" w:rsidRDefault="00B82AC1">
                            <w:pPr>
                              <w:rPr>
                                <w:rFonts w:ascii="Arial" w:hAnsi="Arial"/>
                                <w:b/>
                              </w:rPr>
                            </w:pPr>
                            <w:r w:rsidRPr="00C913B8">
                              <w:rPr>
                                <w:rFonts w:ascii="Arial" w:hAnsi="Arial"/>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50" type="#_x0000_t202" style="position:absolute;left:0;text-align:left;margin-left:261pt;margin-top:54pt;width:27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" filled="f" stroked="f">
                <v:textbox>
                  <w:txbxContent>
                    <w:p w14:paraId="2097BE6A" w14:textId="7F55B013" w:rsidR="00B82AC1" w:rsidRPr="00C913B8" w:rsidRDefault="00B82AC1">
                      <w:pPr>
                        <w:rPr>
                          <w:rFonts w:ascii="Arial" w:hAnsi="Arial"/>
                          <w:b/>
                        </w:rPr>
                      </w:pPr>
                      <w:r w:rsidRPr="00C913B8">
                        <w:rPr>
                          <w:rFonts w:ascii="Arial" w:hAnsi="Arial"/>
                          <w:b/>
                        </w:rPr>
                        <w:t>B</w:t>
                      </w:r>
                    </w:p>
                  </w:txbxContent>
                </v:textbox>
                <w10:wrap type="square"/>
              </v:shape>
            </w:pict>
          </mc:Fallback>
        </mc:AlternateContent>
      </w:r>
      <w:r w:rsidRPr="00316A4B">
        <w:rPr>
          <w:rFonts w:ascii="Arial" w:hAnsi="Arial"/>
          <w:noProof/>
        </w:rPr>
        <mc:AlternateContent>
          <mc:Choice Requires="wps">
            <w:drawing>
              <wp:anchor distT="0" distB="0" distL="114300" distR="114300" simplePos="0" relativeHeight="251694080" behindDoc="0" locked="0" layoutInCell="1" allowOverlap="1" wp14:anchorId="714703BF" wp14:editId="7870ADAA">
                <wp:simplePos x="0" y="0"/>
                <wp:positionH relativeFrom="column">
                  <wp:posOffset>457200</wp:posOffset>
                </wp:positionH>
                <wp:positionV relativeFrom="paragraph">
                  <wp:posOffset>685800</wp:posOffset>
                </wp:positionV>
                <wp:extent cx="342900" cy="342900"/>
                <wp:effectExtent l="0" t="0" r="0" b="12700"/>
                <wp:wrapSquare wrapText="bothSides"/>
                <wp:docPr id="45" name="Text Box 4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070C7C" w14:textId="3026EE91" w:rsidR="00B82AC1" w:rsidRPr="00C913B8" w:rsidRDefault="00B82AC1">
                            <w:pPr>
                              <w:rPr>
                                <w:rFonts w:ascii="Arial" w:hAnsi="Arial"/>
                                <w:b/>
                              </w:rPr>
                            </w:pPr>
                            <w:r w:rsidRPr="00C913B8">
                              <w:rPr>
                                <w:rFonts w:ascii="Arial" w:hAnsi="Arial"/>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51" type="#_x0000_t202" style="position:absolute;left:0;text-align:left;margin-left:36pt;margin-top:54pt;width:27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lHB84CAAAX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" filled="f" stroked="f">
                <v:textbox>
                  <w:txbxContent>
                    <w:p w14:paraId="52070C7C" w14:textId="3026EE91" w:rsidR="00B82AC1" w:rsidRPr="00C913B8" w:rsidRDefault="00B82AC1">
                      <w:pPr>
                        <w:rPr>
                          <w:rFonts w:ascii="Arial" w:hAnsi="Arial"/>
                          <w:b/>
                        </w:rPr>
                      </w:pPr>
                      <w:r w:rsidRPr="00C913B8">
                        <w:rPr>
                          <w:rFonts w:ascii="Arial" w:hAnsi="Arial"/>
                          <w:b/>
                        </w:rPr>
                        <w:t>A</w:t>
                      </w:r>
                    </w:p>
                  </w:txbxContent>
                </v:textbox>
                <w10:wrap type="square"/>
              </v:shape>
            </w:pict>
          </mc:Fallback>
        </mc:AlternateContent>
      </w:r>
      <w:r w:rsidR="00CE547E" w:rsidRPr="00316A4B">
        <w:rPr>
          <w:rFonts w:ascii="Arial" w:hAnsi="Arial"/>
          <w:noProof/>
        </w:rPr>
        <mc:AlternateContent>
          <mc:Choice Requires="wps">
            <w:drawing>
              <wp:anchor distT="0" distB="0" distL="114300" distR="114300" simplePos="0" relativeHeight="251693056" behindDoc="0" locked="0" layoutInCell="1" allowOverlap="1" wp14:anchorId="2E9FC4C9" wp14:editId="6AE6E194">
                <wp:simplePos x="0" y="0"/>
                <wp:positionH relativeFrom="column">
                  <wp:posOffset>0</wp:posOffset>
                </wp:positionH>
                <wp:positionV relativeFrom="paragraph">
                  <wp:posOffset>342900</wp:posOffset>
                </wp:positionV>
                <wp:extent cx="5943600" cy="6057900"/>
                <wp:effectExtent l="0" t="0" r="0" b="12700"/>
                <wp:wrapTopAndBottom/>
                <wp:docPr id="15" name="Text Box 15"/>
                <wp:cNvGraphicFramePr/>
                <a:graphic xmlns:a="http://schemas.openxmlformats.org/drawingml/2006/main">
                  <a:graphicData uri="http://schemas.microsoft.com/office/word/2010/wordprocessingShape">
                    <wps:wsp>
                      <wps:cNvSpPr txBox="1"/>
                      <wps:spPr>
                        <a:xfrm>
                          <a:off x="0" y="0"/>
                          <a:ext cx="5943600" cy="6057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621D31" w14:textId="77777777" w:rsidR="00B82AC1" w:rsidRDefault="00B82AC1" w:rsidP="00CE547E">
                            <w:pPr>
                              <w:rPr>
                                <w:rFonts w:ascii="Arial" w:hAnsi="Arial"/>
                              </w:rPr>
                            </w:pPr>
                            <w:r w:rsidRPr="00606731">
                              <w:rPr>
                                <w:rFonts w:ascii="Arial" w:hAnsi="Arial"/>
                                <w:noProof/>
                              </w:rPr>
                              <w:drawing>
                                <wp:inline distT="0" distB="0" distL="0" distR="0" wp14:anchorId="076A0D5C" wp14:editId="0A8F2EDC">
                                  <wp:extent cx="2834640" cy="2922644"/>
                                  <wp:effectExtent l="0" t="0" r="1016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stretch>
                                            <a:fillRect/>
                                          </a:stretch>
                                        </pic:blipFill>
                                        <pic:spPr>
                                          <a:xfrm>
                                            <a:off x="0" y="0"/>
                                            <a:ext cx="2834640" cy="2922644"/>
                                          </a:xfrm>
                                          <a:prstGeom prst="rect">
                                            <a:avLst/>
                                          </a:prstGeom>
                                        </pic:spPr>
                                      </pic:pic>
                                    </a:graphicData>
                                  </a:graphic>
                                </wp:inline>
                              </w:drawing>
                            </w:r>
                            <w:r w:rsidRPr="00606731">
                              <w:rPr>
                                <w:rFonts w:ascii="Cambria" w:eastAsia="Droid Sans Fallback" w:hAnsi="Cambria"/>
                                <w:noProof/>
                              </w:rPr>
                              <w:t xml:space="preserve"> </w:t>
                            </w:r>
                            <w:r w:rsidRPr="00606731">
                              <w:rPr>
                                <w:rFonts w:ascii="Arial" w:hAnsi="Arial"/>
                                <w:noProof/>
                              </w:rPr>
                              <w:drawing>
                                <wp:inline distT="0" distB="0" distL="0" distR="0" wp14:anchorId="32055662" wp14:editId="11CFCABE">
                                  <wp:extent cx="2834640" cy="2922357"/>
                                  <wp:effectExtent l="0" t="0" r="101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stretch>
                                            <a:fillRect/>
                                          </a:stretch>
                                        </pic:blipFill>
                                        <pic:spPr>
                                          <a:xfrm>
                                            <a:off x="0" y="0"/>
                                            <a:ext cx="2834640" cy="2922357"/>
                                          </a:xfrm>
                                          <a:prstGeom prst="rect">
                                            <a:avLst/>
                                          </a:prstGeom>
                                        </pic:spPr>
                                      </pic:pic>
                                    </a:graphicData>
                                  </a:graphic>
                                </wp:inline>
                              </w:drawing>
                            </w:r>
                          </w:p>
                          <w:p w14:paraId="3706922E" w14:textId="77777777" w:rsidR="00B82AC1" w:rsidRDefault="00B82AC1" w:rsidP="00CE547E">
                            <w:pPr>
                              <w:rPr>
                                <w:rFonts w:ascii="Arial" w:hAnsi="Arial"/>
                              </w:rPr>
                            </w:pPr>
                          </w:p>
                          <w:p w14:paraId="1222BD17" w14:textId="77777777" w:rsidR="00B82AC1" w:rsidRDefault="00B82AC1" w:rsidP="00CE547E">
                            <w:pPr>
                              <w:rPr>
                                <w:rFonts w:ascii="Arial" w:hAnsi="Arial"/>
                              </w:rPr>
                            </w:pPr>
                          </w:p>
                          <w:p w14:paraId="59BCCEAE" w14:textId="74EF02AA" w:rsidR="00B82AC1" w:rsidRPr="006B6E98" w:rsidRDefault="00B82AC1" w:rsidP="00CE547E">
                            <w:pPr>
                              <w:jc w:val="both"/>
                              <w:rPr>
                                <w:rFonts w:ascii="Arial" w:hAnsi="Arial"/>
                              </w:rPr>
                            </w:pPr>
                            <w:r>
                              <w:rPr>
                                <w:rFonts w:ascii="Arial" w:hAnsi="Arial"/>
                                <w:b/>
                              </w:rPr>
                              <w:t>Figure S1</w:t>
                            </w:r>
                            <w:ins w:id="71" w:author="Alex Perryman" w:date="2015-08-11T16:40:00Z">
                              <w:r>
                                <w:rPr>
                                  <w:rFonts w:ascii="Arial" w:hAnsi="Arial"/>
                                  <w:b/>
                                </w:rPr>
                                <w:t>4</w:t>
                              </w:r>
                            </w:ins>
                            <w:del w:id="72" w:author="Alex Perryman" w:date="2015-08-11T16:40:00Z">
                              <w:r w:rsidDel="00470819">
                                <w:rPr>
                                  <w:rFonts w:ascii="Arial" w:hAnsi="Arial"/>
                                  <w:b/>
                                </w:rPr>
                                <w:delText>1</w:delText>
                              </w:r>
                            </w:del>
                            <w:r w:rsidRPr="00420CEC">
                              <w:rPr>
                                <w:rFonts w:ascii="Arial" w:hAnsi="Arial"/>
                                <w:b/>
                              </w:rPr>
                              <w:t xml:space="preserve">. </w:t>
                            </w:r>
                            <w:r w:rsidRPr="00980F3C">
                              <w:rPr>
                                <w:rFonts w:ascii="Arial" w:hAnsi="Arial"/>
                                <w:b/>
                                <w:sz w:val="22"/>
                                <w:szCs w:val="22"/>
                              </w:rPr>
                              <w:t>Receiver Operating Characteristic</w:t>
                            </w:r>
                            <w:r>
                              <w:rPr>
                                <w:rFonts w:ascii="Arial" w:hAnsi="Arial"/>
                                <w:b/>
                                <w:sz w:val="22"/>
                                <w:szCs w:val="22"/>
                              </w:rPr>
                              <w:t xml:space="preserve"> (ROC) curves from internal three</w:t>
                            </w:r>
                            <w:r w:rsidRPr="00980F3C">
                              <w:rPr>
                                <w:rFonts w:ascii="Arial" w:hAnsi="Arial"/>
                                <w:b/>
                                <w:sz w:val="22"/>
                                <w:szCs w:val="22"/>
                              </w:rPr>
                              <w:t>-fold cross-validation</w:t>
                            </w:r>
                            <w:r>
                              <w:rPr>
                                <w:rFonts w:ascii="Arial" w:hAnsi="Arial"/>
                                <w:b/>
                                <w:sz w:val="22"/>
                                <w:szCs w:val="22"/>
                              </w:rPr>
                              <w:t xml:space="preserve"> studies performed when using CDD to create</w:t>
                            </w:r>
                            <w:r w:rsidRPr="00980F3C">
                              <w:rPr>
                                <w:rFonts w:ascii="Arial" w:hAnsi="Arial"/>
                                <w:b/>
                                <w:sz w:val="22"/>
                                <w:szCs w:val="22"/>
                              </w:rPr>
                              <w:t xml:space="preserve"> “full” and “pruned” half-life </w:t>
                            </w:r>
                            <w:r>
                              <w:rPr>
                                <w:rFonts w:ascii="Arial" w:hAnsi="Arial"/>
                                <w:b/>
                                <w:sz w:val="22"/>
                                <w:szCs w:val="22"/>
                              </w:rPr>
                              <w:t xml:space="preserve">Bayesian models </w:t>
                            </w:r>
                            <w:r w:rsidRPr="00980F3C">
                              <w:rPr>
                                <w:rFonts w:ascii="Arial" w:hAnsi="Arial"/>
                                <w:b/>
                                <w:sz w:val="22"/>
                                <w:szCs w:val="22"/>
                              </w:rPr>
                              <w:t>to predict MLM stability.</w:t>
                            </w:r>
                            <w:r w:rsidRPr="00980F3C">
                              <w:rPr>
                                <w:rFonts w:ascii="Arial" w:hAnsi="Arial"/>
                                <w:sz w:val="22"/>
                                <w:szCs w:val="22"/>
                              </w:rPr>
                              <w:t xml:space="preserve">  </w:t>
                            </w:r>
                            <w:r>
                              <w:rPr>
                                <w:rFonts w:ascii="Arial" w:hAnsi="Arial"/>
                                <w:sz w:val="22"/>
                                <w:szCs w:val="22"/>
                              </w:rPr>
                              <w:t xml:space="preserve">The Bayesian modeling tools in CDD (www.collaborativedrug.com) use only a single descriptor—the open source version of FCFP_6 fingerprints (which describe the 2D topology of compounds).  The CDD Bayesians were described using three-fold cross-validation, in which 33% of the training set was removed, the model was trained on the remaining 66%, and the model was then evaluated by using it to score the 33% that was initially left out.  This was repeated three times.  These CDD Bayesian models were created using the same “full” and “pruned” MLM half-life training sets used for the other machine learning models. </w:t>
                            </w:r>
                            <w:r w:rsidRPr="00980F3C">
                              <w:rPr>
                                <w:rFonts w:ascii="Arial" w:hAnsi="Arial"/>
                                <w:sz w:val="22"/>
                                <w:szCs w:val="22"/>
                              </w:rPr>
                              <w:t>(</w:t>
                            </w:r>
                            <w:r w:rsidRPr="00980F3C">
                              <w:rPr>
                                <w:rFonts w:ascii="Arial" w:hAnsi="Arial"/>
                                <w:b/>
                                <w:sz w:val="22"/>
                                <w:szCs w:val="22"/>
                              </w:rPr>
                              <w:t>A</w:t>
                            </w:r>
                            <w:r w:rsidRPr="00980F3C">
                              <w:rPr>
                                <w:rFonts w:ascii="Arial" w:hAnsi="Arial"/>
                                <w:sz w:val="22"/>
                                <w:szCs w:val="22"/>
                              </w:rPr>
                              <w:t>) The ROC curve, which plots the sensitivity versus</w:t>
                            </w:r>
                            <w:r>
                              <w:rPr>
                                <w:rFonts w:ascii="Arial" w:hAnsi="Arial"/>
                                <w:sz w:val="22"/>
                                <w:szCs w:val="22"/>
                              </w:rPr>
                              <w:t xml:space="preserve"> </w:t>
                            </w:r>
                            <w:r w:rsidRPr="00980F3C">
                              <w:rPr>
                                <w:rFonts w:ascii="Arial" w:hAnsi="Arial"/>
                                <w:sz w:val="22"/>
                                <w:szCs w:val="22"/>
                              </w:rPr>
                              <w:t xml:space="preserve">1-specificity, for the “full” half-life </w:t>
                            </w:r>
                            <w:r>
                              <w:rPr>
                                <w:rFonts w:ascii="Arial" w:hAnsi="Arial"/>
                                <w:sz w:val="22"/>
                                <w:szCs w:val="22"/>
                              </w:rPr>
                              <w:t>CDD Bayesian model</w:t>
                            </w:r>
                            <w:r w:rsidRPr="00980F3C">
                              <w:rPr>
                                <w:rFonts w:ascii="Arial" w:hAnsi="Arial"/>
                                <w:sz w:val="22"/>
                                <w:szCs w:val="22"/>
                              </w:rPr>
                              <w:t xml:space="preserve"> is shown.  </w:t>
                            </w:r>
                            <w:r>
                              <w:rPr>
                                <w:rFonts w:ascii="Arial" w:hAnsi="Arial"/>
                                <w:sz w:val="22"/>
                                <w:szCs w:val="22"/>
                              </w:rPr>
                              <w:t xml:space="preserve">It displayed an area under the ROC curve value of 0.83 (with 1.0 being a perfect model). </w:t>
                            </w:r>
                            <w:r w:rsidRPr="00980F3C">
                              <w:rPr>
                                <w:rFonts w:ascii="Arial" w:hAnsi="Arial"/>
                                <w:sz w:val="22"/>
                                <w:szCs w:val="22"/>
                              </w:rPr>
                              <w:t>(</w:t>
                            </w:r>
                            <w:r w:rsidRPr="00980F3C">
                              <w:rPr>
                                <w:rFonts w:ascii="Arial" w:hAnsi="Arial"/>
                                <w:b/>
                                <w:sz w:val="22"/>
                                <w:szCs w:val="22"/>
                              </w:rPr>
                              <w:t>B</w:t>
                            </w:r>
                            <w:r w:rsidRPr="00980F3C">
                              <w:rPr>
                                <w:rFonts w:ascii="Arial" w:hAnsi="Arial"/>
                                <w:sz w:val="22"/>
                                <w:szCs w:val="22"/>
                              </w:rPr>
                              <w:t>) The</w:t>
                            </w:r>
                            <w:r>
                              <w:rPr>
                                <w:rFonts w:ascii="Arial" w:hAnsi="Arial"/>
                                <w:sz w:val="22"/>
                                <w:szCs w:val="22"/>
                              </w:rPr>
                              <w:t xml:space="preserve"> slightly better</w:t>
                            </w:r>
                            <w:r w:rsidRPr="00980F3C">
                              <w:rPr>
                                <w:rFonts w:ascii="Arial" w:hAnsi="Arial"/>
                                <w:sz w:val="22"/>
                                <w:szCs w:val="22"/>
                              </w:rPr>
                              <w:t xml:space="preserve"> ROC curve for the “pruned”</w:t>
                            </w:r>
                            <w:r>
                              <w:rPr>
                                <w:rFonts w:ascii="Arial" w:hAnsi="Arial"/>
                                <w:sz w:val="22"/>
                                <w:szCs w:val="22"/>
                              </w:rPr>
                              <w:t xml:space="preserve"> half-life CDD Bayesian model is displayed.  It produced an area under the ROC curve of 0.86.</w:t>
                            </w:r>
                          </w:p>
                          <w:p w14:paraId="3B51D34F" w14:textId="77777777" w:rsidR="00B82AC1" w:rsidRPr="006B6E98" w:rsidRDefault="00B82AC1" w:rsidP="00CE547E">
                            <w:pPr>
                              <w:rPr>
                                <w:rFonts w:ascii="Arial" w:hAnsi="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52" type="#_x0000_t202" style="position:absolute;left:0;text-align:left;margin-left:0;margin-top:27pt;width:468pt;height:47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" filled="f" stroked="f">
                <v:textbox>
                  <w:txbxContent>
                    <w:p w14:paraId="08621D31" w14:textId="77777777" w:rsidR="00B82AC1" w:rsidRDefault="00B82AC1" w:rsidP="00CE547E">
                      <w:pPr>
                        <w:rPr>
                          <w:rFonts w:ascii="Arial" w:hAnsi="Arial"/>
                        </w:rPr>
                      </w:pPr>
                      <w:r w:rsidRPr="00606731">
                        <w:rPr>
                          <w:rFonts w:ascii="Arial" w:hAnsi="Arial"/>
                          <w:noProof/>
                        </w:rPr>
                        <w:drawing>
                          <wp:inline distT="0" distB="0" distL="0" distR="0" wp14:anchorId="076A0D5C" wp14:editId="0A8F2EDC">
                            <wp:extent cx="2834640" cy="2922644"/>
                            <wp:effectExtent l="0" t="0" r="1016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stretch>
                                      <a:fillRect/>
                                    </a:stretch>
                                  </pic:blipFill>
                                  <pic:spPr>
                                    <a:xfrm>
                                      <a:off x="0" y="0"/>
                                      <a:ext cx="2834640" cy="2922644"/>
                                    </a:xfrm>
                                    <a:prstGeom prst="rect">
                                      <a:avLst/>
                                    </a:prstGeom>
                                  </pic:spPr>
                                </pic:pic>
                              </a:graphicData>
                            </a:graphic>
                          </wp:inline>
                        </w:drawing>
                      </w:r>
                      <w:r w:rsidRPr="00606731">
                        <w:rPr>
                          <w:rFonts w:ascii="Cambria" w:eastAsia="Droid Sans Fallback" w:hAnsi="Cambria"/>
                          <w:noProof/>
                        </w:rPr>
                        <w:t xml:space="preserve"> </w:t>
                      </w:r>
                      <w:r w:rsidRPr="00606731">
                        <w:rPr>
                          <w:rFonts w:ascii="Arial" w:hAnsi="Arial"/>
                          <w:noProof/>
                        </w:rPr>
                        <w:drawing>
                          <wp:inline distT="0" distB="0" distL="0" distR="0" wp14:anchorId="32055662" wp14:editId="11CFCABE">
                            <wp:extent cx="2834640" cy="2922357"/>
                            <wp:effectExtent l="0" t="0" r="101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stretch>
                                      <a:fillRect/>
                                    </a:stretch>
                                  </pic:blipFill>
                                  <pic:spPr>
                                    <a:xfrm>
                                      <a:off x="0" y="0"/>
                                      <a:ext cx="2834640" cy="2922357"/>
                                    </a:xfrm>
                                    <a:prstGeom prst="rect">
                                      <a:avLst/>
                                    </a:prstGeom>
                                  </pic:spPr>
                                </pic:pic>
                              </a:graphicData>
                            </a:graphic>
                          </wp:inline>
                        </w:drawing>
                      </w:r>
                    </w:p>
                    <w:p w14:paraId="3706922E" w14:textId="77777777" w:rsidR="00B82AC1" w:rsidRDefault="00B82AC1" w:rsidP="00CE547E">
                      <w:pPr>
                        <w:rPr>
                          <w:rFonts w:ascii="Arial" w:hAnsi="Arial"/>
                        </w:rPr>
                      </w:pPr>
                    </w:p>
                    <w:p w14:paraId="1222BD17" w14:textId="77777777" w:rsidR="00B82AC1" w:rsidRDefault="00B82AC1" w:rsidP="00CE547E">
                      <w:pPr>
                        <w:rPr>
                          <w:rFonts w:ascii="Arial" w:hAnsi="Arial"/>
                        </w:rPr>
                      </w:pPr>
                    </w:p>
                    <w:p w14:paraId="59BCCEAE" w14:textId="74EF02AA" w:rsidR="00B82AC1" w:rsidRPr="006B6E98" w:rsidRDefault="00B82AC1" w:rsidP="00CE547E">
                      <w:pPr>
                        <w:jc w:val="both"/>
                        <w:rPr>
                          <w:rFonts w:ascii="Arial" w:hAnsi="Arial"/>
                        </w:rPr>
                      </w:pPr>
                      <w:r>
                        <w:rPr>
                          <w:rFonts w:ascii="Arial" w:hAnsi="Arial"/>
                          <w:b/>
                        </w:rPr>
                        <w:t>Figure S1</w:t>
                      </w:r>
                      <w:ins w:id="73" w:author="Alex Perryman" w:date="2015-08-11T16:40:00Z">
                        <w:r>
                          <w:rPr>
                            <w:rFonts w:ascii="Arial" w:hAnsi="Arial"/>
                            <w:b/>
                          </w:rPr>
                          <w:t>4</w:t>
                        </w:r>
                      </w:ins>
                      <w:del w:id="74" w:author="Alex Perryman" w:date="2015-08-11T16:40:00Z">
                        <w:r w:rsidDel="00470819">
                          <w:rPr>
                            <w:rFonts w:ascii="Arial" w:hAnsi="Arial"/>
                            <w:b/>
                          </w:rPr>
                          <w:delText>1</w:delText>
                        </w:r>
                      </w:del>
                      <w:r w:rsidRPr="00420CEC">
                        <w:rPr>
                          <w:rFonts w:ascii="Arial" w:hAnsi="Arial"/>
                          <w:b/>
                        </w:rPr>
                        <w:t xml:space="preserve">. </w:t>
                      </w:r>
                      <w:r w:rsidRPr="00980F3C">
                        <w:rPr>
                          <w:rFonts w:ascii="Arial" w:hAnsi="Arial"/>
                          <w:b/>
                          <w:sz w:val="22"/>
                          <w:szCs w:val="22"/>
                        </w:rPr>
                        <w:t>Receiver Operating Characteristic</w:t>
                      </w:r>
                      <w:r>
                        <w:rPr>
                          <w:rFonts w:ascii="Arial" w:hAnsi="Arial"/>
                          <w:b/>
                          <w:sz w:val="22"/>
                          <w:szCs w:val="22"/>
                        </w:rPr>
                        <w:t xml:space="preserve"> (ROC) curves from internal three</w:t>
                      </w:r>
                      <w:r w:rsidRPr="00980F3C">
                        <w:rPr>
                          <w:rFonts w:ascii="Arial" w:hAnsi="Arial"/>
                          <w:b/>
                          <w:sz w:val="22"/>
                          <w:szCs w:val="22"/>
                        </w:rPr>
                        <w:t>-fold cross-validation</w:t>
                      </w:r>
                      <w:r>
                        <w:rPr>
                          <w:rFonts w:ascii="Arial" w:hAnsi="Arial"/>
                          <w:b/>
                          <w:sz w:val="22"/>
                          <w:szCs w:val="22"/>
                        </w:rPr>
                        <w:t xml:space="preserve"> studies performed when using CDD to create</w:t>
                      </w:r>
                      <w:r w:rsidRPr="00980F3C">
                        <w:rPr>
                          <w:rFonts w:ascii="Arial" w:hAnsi="Arial"/>
                          <w:b/>
                          <w:sz w:val="22"/>
                          <w:szCs w:val="22"/>
                        </w:rPr>
                        <w:t xml:space="preserve"> “full” and “pruned” half-life </w:t>
                      </w:r>
                      <w:r>
                        <w:rPr>
                          <w:rFonts w:ascii="Arial" w:hAnsi="Arial"/>
                          <w:b/>
                          <w:sz w:val="22"/>
                          <w:szCs w:val="22"/>
                        </w:rPr>
                        <w:t xml:space="preserve">Bayesian models </w:t>
                      </w:r>
                      <w:r w:rsidRPr="00980F3C">
                        <w:rPr>
                          <w:rFonts w:ascii="Arial" w:hAnsi="Arial"/>
                          <w:b/>
                          <w:sz w:val="22"/>
                          <w:szCs w:val="22"/>
                        </w:rPr>
                        <w:t>to predict MLM stability.</w:t>
                      </w:r>
                      <w:r w:rsidRPr="00980F3C">
                        <w:rPr>
                          <w:rFonts w:ascii="Arial" w:hAnsi="Arial"/>
                          <w:sz w:val="22"/>
                          <w:szCs w:val="22"/>
                        </w:rPr>
                        <w:t xml:space="preserve">  </w:t>
                      </w:r>
                      <w:r>
                        <w:rPr>
                          <w:rFonts w:ascii="Arial" w:hAnsi="Arial"/>
                          <w:sz w:val="22"/>
                          <w:szCs w:val="22"/>
                        </w:rPr>
                        <w:t xml:space="preserve">The Bayesian modeling tools in CDD (www.collaborativedrug.com) use only a single descriptor—the open source version of FCFP_6 fingerprints (which describe the 2D topology of compounds).  The CDD Bayesians were described using three-fold cross-validation, in which 33% of the training set was removed, the model was trained on the remaining 66%, and the model was then evaluated by using it to score the 33% that was initially left out.  This was repeated three times.  These CDD Bayesian models were created using the same “full” and “pruned” MLM half-life training sets used for the other machine learning models. </w:t>
                      </w:r>
                      <w:r w:rsidRPr="00980F3C">
                        <w:rPr>
                          <w:rFonts w:ascii="Arial" w:hAnsi="Arial"/>
                          <w:sz w:val="22"/>
                          <w:szCs w:val="22"/>
                        </w:rPr>
                        <w:t>(</w:t>
                      </w:r>
                      <w:r w:rsidRPr="00980F3C">
                        <w:rPr>
                          <w:rFonts w:ascii="Arial" w:hAnsi="Arial"/>
                          <w:b/>
                          <w:sz w:val="22"/>
                          <w:szCs w:val="22"/>
                        </w:rPr>
                        <w:t>A</w:t>
                      </w:r>
                      <w:r w:rsidRPr="00980F3C">
                        <w:rPr>
                          <w:rFonts w:ascii="Arial" w:hAnsi="Arial"/>
                          <w:sz w:val="22"/>
                          <w:szCs w:val="22"/>
                        </w:rPr>
                        <w:t>) The ROC curve, which plots the sensitivity versus</w:t>
                      </w:r>
                      <w:r>
                        <w:rPr>
                          <w:rFonts w:ascii="Arial" w:hAnsi="Arial"/>
                          <w:sz w:val="22"/>
                          <w:szCs w:val="22"/>
                        </w:rPr>
                        <w:t xml:space="preserve"> </w:t>
                      </w:r>
                      <w:r w:rsidRPr="00980F3C">
                        <w:rPr>
                          <w:rFonts w:ascii="Arial" w:hAnsi="Arial"/>
                          <w:sz w:val="22"/>
                          <w:szCs w:val="22"/>
                        </w:rPr>
                        <w:t xml:space="preserve">1-specificity, for the “full” half-life </w:t>
                      </w:r>
                      <w:r>
                        <w:rPr>
                          <w:rFonts w:ascii="Arial" w:hAnsi="Arial"/>
                          <w:sz w:val="22"/>
                          <w:szCs w:val="22"/>
                        </w:rPr>
                        <w:t>CDD Bayesian model</w:t>
                      </w:r>
                      <w:r w:rsidRPr="00980F3C">
                        <w:rPr>
                          <w:rFonts w:ascii="Arial" w:hAnsi="Arial"/>
                          <w:sz w:val="22"/>
                          <w:szCs w:val="22"/>
                        </w:rPr>
                        <w:t xml:space="preserve"> is shown.  </w:t>
                      </w:r>
                      <w:r>
                        <w:rPr>
                          <w:rFonts w:ascii="Arial" w:hAnsi="Arial"/>
                          <w:sz w:val="22"/>
                          <w:szCs w:val="22"/>
                        </w:rPr>
                        <w:t xml:space="preserve">It displayed an area under the ROC curve value of 0.83 (with 1.0 being a perfect model). </w:t>
                      </w:r>
                      <w:r w:rsidRPr="00980F3C">
                        <w:rPr>
                          <w:rFonts w:ascii="Arial" w:hAnsi="Arial"/>
                          <w:sz w:val="22"/>
                          <w:szCs w:val="22"/>
                        </w:rPr>
                        <w:t>(</w:t>
                      </w:r>
                      <w:r w:rsidRPr="00980F3C">
                        <w:rPr>
                          <w:rFonts w:ascii="Arial" w:hAnsi="Arial"/>
                          <w:b/>
                          <w:sz w:val="22"/>
                          <w:szCs w:val="22"/>
                        </w:rPr>
                        <w:t>B</w:t>
                      </w:r>
                      <w:r w:rsidRPr="00980F3C">
                        <w:rPr>
                          <w:rFonts w:ascii="Arial" w:hAnsi="Arial"/>
                          <w:sz w:val="22"/>
                          <w:szCs w:val="22"/>
                        </w:rPr>
                        <w:t>) The</w:t>
                      </w:r>
                      <w:r>
                        <w:rPr>
                          <w:rFonts w:ascii="Arial" w:hAnsi="Arial"/>
                          <w:sz w:val="22"/>
                          <w:szCs w:val="22"/>
                        </w:rPr>
                        <w:t xml:space="preserve"> slightly better</w:t>
                      </w:r>
                      <w:r w:rsidRPr="00980F3C">
                        <w:rPr>
                          <w:rFonts w:ascii="Arial" w:hAnsi="Arial"/>
                          <w:sz w:val="22"/>
                          <w:szCs w:val="22"/>
                        </w:rPr>
                        <w:t xml:space="preserve"> ROC curve for the “pruned”</w:t>
                      </w:r>
                      <w:r>
                        <w:rPr>
                          <w:rFonts w:ascii="Arial" w:hAnsi="Arial"/>
                          <w:sz w:val="22"/>
                          <w:szCs w:val="22"/>
                        </w:rPr>
                        <w:t xml:space="preserve"> half-life CDD Bayesian model is displayed.  It produced an area under the ROC curve of 0.86.</w:t>
                      </w:r>
                    </w:p>
                    <w:p w14:paraId="3B51D34F" w14:textId="77777777" w:rsidR="00B82AC1" w:rsidRPr="006B6E98" w:rsidRDefault="00B82AC1" w:rsidP="00CE547E">
                      <w:pPr>
                        <w:rPr>
                          <w:rFonts w:ascii="Arial" w:hAnsi="Arial"/>
                        </w:rPr>
                      </w:pPr>
                    </w:p>
                  </w:txbxContent>
                </v:textbox>
                <w10:wrap type="topAndBottom"/>
              </v:shape>
            </w:pict>
          </mc:Fallback>
        </mc:AlternateContent>
      </w:r>
    </w:p>
    <w:p w14:paraId="07DD4C95" w14:textId="77777777" w:rsidR="009F36D4" w:rsidRDefault="009F36D4" w:rsidP="009C6D0E">
      <w:pPr>
        <w:spacing w:line="480" w:lineRule="auto"/>
        <w:jc w:val="both"/>
        <w:rPr>
          <w:rFonts w:ascii="Arial" w:hAnsi="Arial"/>
          <w:b/>
        </w:rPr>
      </w:pPr>
    </w:p>
    <w:p w14:paraId="4FCFA554" w14:textId="77777777" w:rsidR="009F36D4" w:rsidRDefault="009F36D4" w:rsidP="009C6D0E">
      <w:pPr>
        <w:spacing w:line="480" w:lineRule="auto"/>
        <w:jc w:val="both"/>
        <w:rPr>
          <w:rFonts w:ascii="Arial" w:hAnsi="Arial"/>
          <w:b/>
        </w:rPr>
      </w:pPr>
    </w:p>
    <w:p w14:paraId="6C066001" w14:textId="77777777" w:rsidR="009F36D4" w:rsidRDefault="009F36D4" w:rsidP="009C6D0E">
      <w:pPr>
        <w:spacing w:line="480" w:lineRule="auto"/>
        <w:jc w:val="both"/>
        <w:rPr>
          <w:rFonts w:ascii="Arial" w:hAnsi="Arial"/>
          <w:b/>
        </w:rPr>
      </w:pPr>
    </w:p>
    <w:p w14:paraId="4B9DF40F" w14:textId="77777777" w:rsidR="009F36D4" w:rsidRDefault="009F36D4" w:rsidP="009C6D0E">
      <w:pPr>
        <w:spacing w:line="480" w:lineRule="auto"/>
        <w:jc w:val="both"/>
        <w:rPr>
          <w:ins w:id="75" w:author="Alex Perryman" w:date="2015-08-12T15:12:00Z"/>
          <w:rFonts w:ascii="Arial" w:hAnsi="Arial"/>
          <w:b/>
        </w:rPr>
      </w:pPr>
    </w:p>
    <w:p w14:paraId="4952E4BB" w14:textId="57D8EB77" w:rsidR="001A615A" w:rsidDel="00B82AC1" w:rsidRDefault="001A615A" w:rsidP="009C6D0E">
      <w:pPr>
        <w:spacing w:line="480" w:lineRule="auto"/>
        <w:jc w:val="both"/>
        <w:rPr>
          <w:ins w:id="76" w:author="Alex Perryman" w:date="2015-08-12T15:15:00Z"/>
          <w:del w:id="77" w:author="Joel Freundlich" w:date="2015-08-15T18:43:00Z"/>
          <w:rFonts w:ascii="Arial" w:hAnsi="Arial"/>
          <w:b/>
        </w:rPr>
      </w:pPr>
    </w:p>
    <w:p w14:paraId="0F61B52E" w14:textId="37CE2812" w:rsidR="00286D3B" w:rsidDel="00B82AC1" w:rsidRDefault="00286D3B" w:rsidP="009C6D0E">
      <w:pPr>
        <w:spacing w:line="480" w:lineRule="auto"/>
        <w:jc w:val="both"/>
        <w:rPr>
          <w:ins w:id="78" w:author="Alex Perryman" w:date="2015-08-12T15:15:00Z"/>
          <w:del w:id="79" w:author="Joel Freundlich" w:date="2015-08-15T18:43:00Z"/>
          <w:rFonts w:ascii="Arial" w:hAnsi="Arial"/>
          <w:b/>
        </w:rPr>
      </w:pPr>
    </w:p>
    <w:p w14:paraId="32705451" w14:textId="7AE40D55" w:rsidR="00286D3B" w:rsidDel="00B82AC1" w:rsidRDefault="00286D3B" w:rsidP="009C6D0E">
      <w:pPr>
        <w:spacing w:line="480" w:lineRule="auto"/>
        <w:jc w:val="both"/>
        <w:rPr>
          <w:ins w:id="80" w:author="Alex Perryman" w:date="2015-08-12T15:15:00Z"/>
          <w:del w:id="81" w:author="Joel Freundlich" w:date="2015-08-15T18:43:00Z"/>
          <w:rFonts w:ascii="Arial" w:hAnsi="Arial"/>
          <w:b/>
        </w:rPr>
      </w:pPr>
    </w:p>
    <w:p w14:paraId="1A5F8085" w14:textId="19E06B12" w:rsidR="00286D3B" w:rsidDel="00B82AC1" w:rsidRDefault="00286D3B" w:rsidP="009C6D0E">
      <w:pPr>
        <w:spacing w:line="480" w:lineRule="auto"/>
        <w:jc w:val="both"/>
        <w:rPr>
          <w:ins w:id="82" w:author="Alex Perryman" w:date="2015-08-12T15:15:00Z"/>
          <w:del w:id="83" w:author="Joel Freundlich" w:date="2015-08-15T18:43:00Z"/>
          <w:rFonts w:ascii="Arial" w:hAnsi="Arial"/>
          <w:b/>
        </w:rPr>
      </w:pPr>
    </w:p>
    <w:p w14:paraId="5CD220AB" w14:textId="51784850" w:rsidR="00286D3B" w:rsidDel="00B82AC1" w:rsidRDefault="00286D3B" w:rsidP="009C6D0E">
      <w:pPr>
        <w:spacing w:line="480" w:lineRule="auto"/>
        <w:jc w:val="both"/>
        <w:rPr>
          <w:ins w:id="84" w:author="Alex Perryman" w:date="2015-08-12T15:15:00Z"/>
          <w:del w:id="85" w:author="Joel Freundlich" w:date="2015-08-15T18:43:00Z"/>
          <w:rFonts w:ascii="Arial" w:hAnsi="Arial"/>
          <w:b/>
        </w:rPr>
      </w:pPr>
    </w:p>
    <w:p w14:paraId="043C1C5D" w14:textId="0E7AF670" w:rsidR="00286D3B" w:rsidDel="00B82AC1" w:rsidRDefault="00286D3B" w:rsidP="009C6D0E">
      <w:pPr>
        <w:spacing w:line="480" w:lineRule="auto"/>
        <w:jc w:val="both"/>
        <w:rPr>
          <w:ins w:id="86" w:author="Alex Perryman" w:date="2015-08-12T15:15:00Z"/>
          <w:del w:id="87" w:author="Joel Freundlich" w:date="2015-08-15T18:43:00Z"/>
          <w:rFonts w:ascii="Arial" w:hAnsi="Arial"/>
          <w:b/>
        </w:rPr>
      </w:pPr>
    </w:p>
    <w:p w14:paraId="1118BFE7" w14:textId="1E4CE435" w:rsidR="00286D3B" w:rsidDel="00B82AC1" w:rsidRDefault="00286D3B" w:rsidP="009C6D0E">
      <w:pPr>
        <w:spacing w:line="480" w:lineRule="auto"/>
        <w:jc w:val="both"/>
        <w:rPr>
          <w:ins w:id="88" w:author="Alex Perryman" w:date="2015-08-12T15:15:00Z"/>
          <w:del w:id="89" w:author="Joel Freundlich" w:date="2015-08-15T18:43:00Z"/>
          <w:rFonts w:ascii="Arial" w:hAnsi="Arial"/>
          <w:b/>
        </w:rPr>
      </w:pPr>
    </w:p>
    <w:p w14:paraId="7D86C985" w14:textId="06DB7D9B" w:rsidR="00286D3B" w:rsidDel="00B82AC1" w:rsidRDefault="00286D3B" w:rsidP="009C6D0E">
      <w:pPr>
        <w:spacing w:line="480" w:lineRule="auto"/>
        <w:jc w:val="both"/>
        <w:rPr>
          <w:ins w:id="90" w:author="Alex Perryman" w:date="2015-08-12T15:15:00Z"/>
          <w:del w:id="91" w:author="Joel Freundlich" w:date="2015-08-15T18:43:00Z"/>
          <w:rFonts w:ascii="Arial" w:hAnsi="Arial"/>
          <w:b/>
        </w:rPr>
      </w:pPr>
    </w:p>
    <w:p w14:paraId="36EDF3E5" w14:textId="2D6E4733" w:rsidR="00286D3B" w:rsidDel="00B82AC1" w:rsidRDefault="00286D3B" w:rsidP="009C6D0E">
      <w:pPr>
        <w:spacing w:line="480" w:lineRule="auto"/>
        <w:jc w:val="both"/>
        <w:rPr>
          <w:ins w:id="92" w:author="Alex Perryman" w:date="2015-08-12T15:15:00Z"/>
          <w:del w:id="93" w:author="Joel Freundlich" w:date="2015-08-15T18:43:00Z"/>
          <w:rFonts w:ascii="Arial" w:hAnsi="Arial"/>
          <w:b/>
        </w:rPr>
      </w:pPr>
    </w:p>
    <w:p w14:paraId="61B26657" w14:textId="7AAE4997" w:rsidR="00286D3B" w:rsidDel="00B82AC1" w:rsidRDefault="00286D3B" w:rsidP="009C6D0E">
      <w:pPr>
        <w:spacing w:line="480" w:lineRule="auto"/>
        <w:jc w:val="both"/>
        <w:rPr>
          <w:ins w:id="94" w:author="Alex Perryman" w:date="2015-08-12T15:15:00Z"/>
          <w:del w:id="95" w:author="Joel Freundlich" w:date="2015-08-15T18:43:00Z"/>
          <w:rFonts w:ascii="Arial" w:hAnsi="Arial"/>
          <w:b/>
        </w:rPr>
      </w:pPr>
    </w:p>
    <w:p w14:paraId="140D02C2" w14:textId="0B4A0C70" w:rsidR="00286D3B" w:rsidDel="00B82AC1" w:rsidRDefault="00286D3B" w:rsidP="009C6D0E">
      <w:pPr>
        <w:spacing w:line="480" w:lineRule="auto"/>
        <w:jc w:val="both"/>
        <w:rPr>
          <w:ins w:id="96" w:author="Alex Perryman" w:date="2015-08-12T15:15:00Z"/>
          <w:del w:id="97" w:author="Joel Freundlich" w:date="2015-08-15T18:43:00Z"/>
          <w:rFonts w:ascii="Arial" w:hAnsi="Arial"/>
          <w:b/>
        </w:rPr>
      </w:pPr>
    </w:p>
    <w:p w14:paraId="522F7636" w14:textId="32CBCB6D" w:rsidR="00286D3B" w:rsidDel="00B82AC1" w:rsidRDefault="00286D3B" w:rsidP="009C6D0E">
      <w:pPr>
        <w:spacing w:line="480" w:lineRule="auto"/>
        <w:jc w:val="both"/>
        <w:rPr>
          <w:ins w:id="98" w:author="Alex Perryman" w:date="2015-08-12T15:15:00Z"/>
          <w:del w:id="99" w:author="Joel Freundlich" w:date="2015-08-15T18:43:00Z"/>
          <w:rFonts w:ascii="Arial" w:hAnsi="Arial"/>
          <w:b/>
        </w:rPr>
      </w:pPr>
    </w:p>
    <w:p w14:paraId="01D6D621" w14:textId="4F47EAEA" w:rsidR="00286D3B" w:rsidDel="00B82AC1" w:rsidRDefault="00286D3B" w:rsidP="009C6D0E">
      <w:pPr>
        <w:spacing w:line="480" w:lineRule="auto"/>
        <w:jc w:val="both"/>
        <w:rPr>
          <w:ins w:id="100" w:author="Alex Perryman" w:date="2015-08-12T15:15:00Z"/>
          <w:del w:id="101" w:author="Joel Freundlich" w:date="2015-08-15T18:43:00Z"/>
          <w:rFonts w:ascii="Arial" w:hAnsi="Arial"/>
          <w:b/>
        </w:rPr>
      </w:pPr>
    </w:p>
    <w:p w14:paraId="29E161AB" w14:textId="150BF671" w:rsidR="00286D3B" w:rsidDel="00B82AC1" w:rsidRDefault="00286D3B" w:rsidP="009C6D0E">
      <w:pPr>
        <w:spacing w:line="480" w:lineRule="auto"/>
        <w:jc w:val="both"/>
        <w:rPr>
          <w:ins w:id="102" w:author="Alex Perryman" w:date="2015-08-12T15:15:00Z"/>
          <w:del w:id="103" w:author="Joel Freundlich" w:date="2015-08-15T18:43:00Z"/>
          <w:rFonts w:ascii="Arial" w:hAnsi="Arial"/>
          <w:b/>
        </w:rPr>
      </w:pPr>
    </w:p>
    <w:p w14:paraId="5069A9EF" w14:textId="77777777" w:rsidR="00286D3B" w:rsidDel="00B82AC1" w:rsidRDefault="00286D3B" w:rsidP="009C6D0E">
      <w:pPr>
        <w:spacing w:line="480" w:lineRule="auto"/>
        <w:jc w:val="both"/>
        <w:rPr>
          <w:ins w:id="104" w:author="Alex Perryman" w:date="2015-08-12T14:00:00Z"/>
          <w:del w:id="105" w:author="Joel Freundlich" w:date="2015-08-15T18:43:00Z"/>
          <w:rFonts w:ascii="Arial" w:hAnsi="Arial"/>
          <w:b/>
        </w:rPr>
      </w:pPr>
    </w:p>
    <w:p w14:paraId="5F87FD01" w14:textId="1B4ED6E9" w:rsidR="00A13A7E" w:rsidRDefault="00A13A7E" w:rsidP="00A13A7E">
      <w:pPr>
        <w:spacing w:line="480" w:lineRule="auto"/>
        <w:jc w:val="center"/>
        <w:rPr>
          <w:ins w:id="106" w:author="Alex Perryman" w:date="2015-08-12T14:02:00Z"/>
          <w:rFonts w:ascii="Arial" w:hAnsi="Arial"/>
        </w:rPr>
      </w:pPr>
      <w:ins w:id="107" w:author="Alex Perryman" w:date="2015-08-12T14:02:00Z">
        <w:r w:rsidRPr="00670D2E">
          <w:rPr>
            <w:rFonts w:ascii="Arial" w:hAnsi="Arial"/>
            <w:b/>
          </w:rPr>
          <w:t xml:space="preserve">Table </w:t>
        </w:r>
        <w:r>
          <w:rPr>
            <w:rFonts w:ascii="Arial" w:hAnsi="Arial"/>
            <w:b/>
          </w:rPr>
          <w:t>S-I</w:t>
        </w:r>
        <w:r w:rsidRPr="00670D2E">
          <w:rPr>
            <w:rFonts w:ascii="Arial" w:hAnsi="Arial"/>
            <w:b/>
          </w:rPr>
          <w:t>. Internal statistics from five-fold cross-validation studies performed when creat</w:t>
        </w:r>
        <w:r>
          <w:rPr>
            <w:rFonts w:ascii="Arial" w:hAnsi="Arial"/>
            <w:b/>
          </w:rPr>
          <w:t>ing different machine learning</w:t>
        </w:r>
        <w:r w:rsidRPr="00670D2E">
          <w:rPr>
            <w:rFonts w:ascii="Arial" w:hAnsi="Arial"/>
            <w:b/>
          </w:rPr>
          <w:t xml:space="preserve"> models to predict MLM stability</w:t>
        </w:r>
        <w:r>
          <w:rPr>
            <w:rFonts w:ascii="Arial" w:hAnsi="Arial"/>
          </w:rPr>
          <w:t>.</w:t>
        </w:r>
      </w:ins>
    </w:p>
    <w:p w14:paraId="7F01F231" w14:textId="77777777" w:rsidR="00A13A7E" w:rsidRDefault="00A13A7E" w:rsidP="00A13A7E">
      <w:pPr>
        <w:rPr>
          <w:ins w:id="108" w:author="Alex Perryman" w:date="2015-08-12T14:02:00Z"/>
          <w:rFonts w:ascii="Arial" w:hAnsi="Arial"/>
        </w:rPr>
      </w:pPr>
    </w:p>
    <w:tbl>
      <w:tblPr>
        <w:tblStyle w:val="TableGrid"/>
        <w:tblW w:w="0" w:type="auto"/>
        <w:tblLook w:val="04A0" w:firstRow="1" w:lastRow="0" w:firstColumn="1" w:lastColumn="0" w:noHBand="0" w:noVBand="1"/>
      </w:tblPr>
      <w:tblGrid>
        <w:gridCol w:w="1539"/>
        <w:gridCol w:w="1378"/>
        <w:gridCol w:w="1490"/>
        <w:gridCol w:w="1603"/>
        <w:gridCol w:w="1616"/>
        <w:gridCol w:w="1950"/>
      </w:tblGrid>
      <w:tr w:rsidR="00A13A7E" w:rsidRPr="00F208F3" w14:paraId="0676AD33" w14:textId="77777777" w:rsidTr="00EF1282">
        <w:trPr>
          <w:ins w:id="109" w:author="Alex Perryman" w:date="2015-08-12T14:02:00Z"/>
        </w:trPr>
        <w:tc>
          <w:tcPr>
            <w:tcW w:w="1539" w:type="dxa"/>
          </w:tcPr>
          <w:p w14:paraId="08B5320C" w14:textId="77777777" w:rsidR="00A13A7E" w:rsidRPr="002A07F1" w:rsidRDefault="00A13A7E" w:rsidP="00EF1282">
            <w:pPr>
              <w:jc w:val="center"/>
              <w:rPr>
                <w:ins w:id="110" w:author="Alex Perryman" w:date="2015-08-12T14:02:00Z"/>
                <w:rFonts w:ascii="Arial" w:hAnsi="Arial" w:cs="Arial"/>
                <w:b/>
              </w:rPr>
            </w:pPr>
            <w:ins w:id="111" w:author="Alex Perryman" w:date="2015-08-12T14:02:00Z">
              <w:r w:rsidRPr="002A07F1">
                <w:rPr>
                  <w:rFonts w:ascii="Arial" w:hAnsi="Arial" w:cs="Arial"/>
                  <w:b/>
                </w:rPr>
                <w:t>Half-Life MLM</w:t>
              </w:r>
            </w:ins>
          </w:p>
        </w:tc>
        <w:tc>
          <w:tcPr>
            <w:tcW w:w="1378" w:type="dxa"/>
            <w:vAlign w:val="center"/>
          </w:tcPr>
          <w:p w14:paraId="2A4DADBC" w14:textId="77777777" w:rsidR="00A13A7E" w:rsidRPr="002A07F1" w:rsidRDefault="00A13A7E" w:rsidP="00EF1282">
            <w:pPr>
              <w:jc w:val="center"/>
              <w:rPr>
                <w:ins w:id="112" w:author="Alex Perryman" w:date="2015-08-12T14:02:00Z"/>
                <w:rFonts w:ascii="Arial" w:hAnsi="Arial" w:cs="Arial"/>
                <w:b/>
              </w:rPr>
            </w:pPr>
            <w:ins w:id="113" w:author="Alex Perryman" w:date="2015-08-12T14:02:00Z">
              <w:r w:rsidRPr="002A07F1">
                <w:rPr>
                  <w:rFonts w:ascii="Arial" w:hAnsi="Arial" w:cs="Arial"/>
                  <w:b/>
                </w:rPr>
                <w:t>ROC</w:t>
              </w:r>
            </w:ins>
          </w:p>
          <w:p w14:paraId="010EC1B1" w14:textId="77777777" w:rsidR="00A13A7E" w:rsidRPr="002A07F1" w:rsidRDefault="00A13A7E" w:rsidP="00EF1282">
            <w:pPr>
              <w:jc w:val="center"/>
              <w:rPr>
                <w:ins w:id="114" w:author="Alex Perryman" w:date="2015-08-12T14:02:00Z"/>
                <w:rFonts w:ascii="Arial" w:hAnsi="Arial" w:cs="Arial"/>
                <w:b/>
              </w:rPr>
            </w:pPr>
            <w:proofErr w:type="gramStart"/>
            <w:ins w:id="115" w:author="Alex Perryman" w:date="2015-08-12T14:02:00Z">
              <w:r w:rsidRPr="002A07F1">
                <w:rPr>
                  <w:rFonts w:ascii="Arial" w:hAnsi="Arial" w:cs="Arial"/>
                  <w:b/>
                </w:rPr>
                <w:t>score</w:t>
              </w:r>
              <w:proofErr w:type="gramEnd"/>
            </w:ins>
          </w:p>
        </w:tc>
        <w:tc>
          <w:tcPr>
            <w:tcW w:w="1490" w:type="dxa"/>
            <w:vAlign w:val="center"/>
          </w:tcPr>
          <w:p w14:paraId="2E296637" w14:textId="77777777" w:rsidR="00A13A7E" w:rsidRPr="002A07F1" w:rsidRDefault="00A13A7E" w:rsidP="00EF1282">
            <w:pPr>
              <w:jc w:val="center"/>
              <w:rPr>
                <w:ins w:id="116" w:author="Alex Perryman" w:date="2015-08-12T14:02:00Z"/>
                <w:rFonts w:ascii="Arial" w:hAnsi="Arial" w:cs="Arial"/>
                <w:b/>
              </w:rPr>
            </w:pPr>
            <w:ins w:id="117" w:author="Alex Perryman" w:date="2015-08-12T14:02:00Z">
              <w:r w:rsidRPr="002A07F1">
                <w:rPr>
                  <w:rFonts w:ascii="Arial" w:hAnsi="Arial" w:cs="Arial"/>
                  <w:b/>
                </w:rPr>
                <w:t>ROC</w:t>
              </w:r>
            </w:ins>
          </w:p>
          <w:p w14:paraId="05430754" w14:textId="77777777" w:rsidR="00A13A7E" w:rsidRPr="002A07F1" w:rsidRDefault="00A13A7E" w:rsidP="00EF1282">
            <w:pPr>
              <w:jc w:val="center"/>
              <w:rPr>
                <w:ins w:id="118" w:author="Alex Perryman" w:date="2015-08-12T14:02:00Z"/>
                <w:rFonts w:ascii="Arial" w:hAnsi="Arial" w:cs="Arial"/>
                <w:b/>
              </w:rPr>
            </w:pPr>
            <w:ins w:id="119" w:author="Alex Perryman" w:date="2015-08-12T14:02:00Z">
              <w:r w:rsidRPr="002A07F1">
                <w:rPr>
                  <w:rFonts w:ascii="Arial" w:hAnsi="Arial" w:cs="Arial"/>
                  <w:b/>
                </w:rPr>
                <w:t>Rating</w:t>
              </w:r>
              <w:r>
                <w:rPr>
                  <w:rFonts w:ascii="Arial" w:hAnsi="Arial" w:cs="Arial"/>
                  <w:b/>
                </w:rPr>
                <w:t xml:space="preserve"> </w:t>
              </w:r>
              <w:r w:rsidRPr="00682951">
                <w:rPr>
                  <w:rFonts w:ascii="Arial" w:hAnsi="Arial" w:cs="Arial"/>
                  <w:b/>
                  <w:vertAlign w:val="superscript"/>
                </w:rPr>
                <w:t>a</w:t>
              </w:r>
            </w:ins>
          </w:p>
        </w:tc>
        <w:tc>
          <w:tcPr>
            <w:tcW w:w="1603" w:type="dxa"/>
            <w:vAlign w:val="center"/>
          </w:tcPr>
          <w:p w14:paraId="777CDB18" w14:textId="77777777" w:rsidR="00A13A7E" w:rsidRPr="002A07F1" w:rsidRDefault="00A13A7E" w:rsidP="00EF1282">
            <w:pPr>
              <w:jc w:val="center"/>
              <w:rPr>
                <w:ins w:id="120" w:author="Alex Perryman" w:date="2015-08-12T14:02:00Z"/>
                <w:rFonts w:ascii="Arial" w:hAnsi="Arial" w:cs="Arial"/>
                <w:b/>
              </w:rPr>
            </w:pPr>
            <w:ins w:id="121" w:author="Alex Perryman" w:date="2015-08-12T14:02:00Z">
              <w:r w:rsidRPr="002A07F1">
                <w:rPr>
                  <w:rFonts w:ascii="Arial" w:hAnsi="Arial" w:cs="Arial"/>
                  <w:b/>
                </w:rPr>
                <w:t>Sensitivity</w:t>
              </w:r>
            </w:ins>
          </w:p>
          <w:p w14:paraId="0BEE2B69" w14:textId="77777777" w:rsidR="00A13A7E" w:rsidRPr="002A07F1" w:rsidRDefault="00A13A7E" w:rsidP="00EF1282">
            <w:pPr>
              <w:jc w:val="center"/>
              <w:rPr>
                <w:ins w:id="122" w:author="Alex Perryman" w:date="2015-08-12T14:02:00Z"/>
                <w:rFonts w:ascii="Arial" w:hAnsi="Arial" w:cs="Arial"/>
                <w:b/>
              </w:rPr>
            </w:pPr>
            <w:ins w:id="123" w:author="Alex Perryman" w:date="2015-08-12T14:02:00Z">
              <w:r w:rsidRPr="002A07F1">
                <w:rPr>
                  <w:rFonts w:ascii="Arial" w:hAnsi="Arial" w:cs="Arial"/>
                  <w:b/>
                </w:rPr>
                <w:t>%</w:t>
              </w:r>
            </w:ins>
          </w:p>
        </w:tc>
        <w:tc>
          <w:tcPr>
            <w:tcW w:w="1616" w:type="dxa"/>
            <w:vAlign w:val="center"/>
          </w:tcPr>
          <w:p w14:paraId="4B04046E" w14:textId="77777777" w:rsidR="00A13A7E" w:rsidRPr="002A07F1" w:rsidRDefault="00A13A7E" w:rsidP="00EF1282">
            <w:pPr>
              <w:jc w:val="center"/>
              <w:rPr>
                <w:ins w:id="124" w:author="Alex Perryman" w:date="2015-08-12T14:02:00Z"/>
                <w:rFonts w:ascii="Arial" w:hAnsi="Arial" w:cs="Arial"/>
                <w:b/>
              </w:rPr>
            </w:pPr>
            <w:ins w:id="125" w:author="Alex Perryman" w:date="2015-08-12T14:02:00Z">
              <w:r w:rsidRPr="002A07F1">
                <w:rPr>
                  <w:rFonts w:ascii="Arial" w:hAnsi="Arial" w:cs="Arial"/>
                  <w:b/>
                </w:rPr>
                <w:t>Specificity</w:t>
              </w:r>
            </w:ins>
          </w:p>
          <w:p w14:paraId="742ACD05" w14:textId="77777777" w:rsidR="00A13A7E" w:rsidRPr="002A07F1" w:rsidRDefault="00A13A7E" w:rsidP="00EF1282">
            <w:pPr>
              <w:jc w:val="center"/>
              <w:rPr>
                <w:ins w:id="126" w:author="Alex Perryman" w:date="2015-08-12T14:02:00Z"/>
                <w:rFonts w:ascii="Arial" w:hAnsi="Arial" w:cs="Arial"/>
                <w:b/>
              </w:rPr>
            </w:pPr>
            <w:ins w:id="127" w:author="Alex Perryman" w:date="2015-08-12T14:02:00Z">
              <w:r w:rsidRPr="002A07F1">
                <w:rPr>
                  <w:rFonts w:ascii="Arial" w:hAnsi="Arial" w:cs="Arial"/>
                  <w:b/>
                </w:rPr>
                <w:t>%</w:t>
              </w:r>
            </w:ins>
          </w:p>
        </w:tc>
        <w:tc>
          <w:tcPr>
            <w:tcW w:w="1950" w:type="dxa"/>
            <w:vAlign w:val="center"/>
          </w:tcPr>
          <w:p w14:paraId="29082996" w14:textId="77777777" w:rsidR="00A13A7E" w:rsidRPr="002A07F1" w:rsidRDefault="00A13A7E" w:rsidP="00EF1282">
            <w:pPr>
              <w:jc w:val="center"/>
              <w:rPr>
                <w:ins w:id="128" w:author="Alex Perryman" w:date="2015-08-12T14:02:00Z"/>
                <w:rFonts w:ascii="Arial" w:hAnsi="Arial" w:cs="Arial"/>
                <w:b/>
              </w:rPr>
            </w:pPr>
            <w:ins w:id="129" w:author="Alex Perryman" w:date="2015-08-12T14:02:00Z">
              <w:r w:rsidRPr="002A07F1">
                <w:rPr>
                  <w:rFonts w:ascii="Arial" w:hAnsi="Arial" w:cs="Arial"/>
                  <w:b/>
                </w:rPr>
                <w:t>Concordance</w:t>
              </w:r>
            </w:ins>
          </w:p>
          <w:p w14:paraId="39302134" w14:textId="77777777" w:rsidR="00A13A7E" w:rsidRPr="002A07F1" w:rsidRDefault="00A13A7E" w:rsidP="00EF1282">
            <w:pPr>
              <w:jc w:val="center"/>
              <w:rPr>
                <w:ins w:id="130" w:author="Alex Perryman" w:date="2015-08-12T14:02:00Z"/>
                <w:rFonts w:ascii="Arial" w:hAnsi="Arial" w:cs="Arial"/>
                <w:b/>
              </w:rPr>
            </w:pPr>
            <w:ins w:id="131" w:author="Alex Perryman" w:date="2015-08-12T14:02:00Z">
              <w:r w:rsidRPr="002A07F1">
                <w:rPr>
                  <w:rFonts w:ascii="Arial" w:hAnsi="Arial" w:cs="Arial"/>
                  <w:b/>
                </w:rPr>
                <w:t>%</w:t>
              </w:r>
            </w:ins>
          </w:p>
        </w:tc>
      </w:tr>
      <w:tr w:rsidR="00A13A7E" w:rsidRPr="00F208F3" w14:paraId="16B889BA" w14:textId="77777777" w:rsidTr="00EF1282">
        <w:trPr>
          <w:ins w:id="132" w:author="Alex Perryman" w:date="2015-08-12T14:02:00Z"/>
        </w:trPr>
        <w:tc>
          <w:tcPr>
            <w:tcW w:w="1539" w:type="dxa"/>
          </w:tcPr>
          <w:p w14:paraId="11DF20D2" w14:textId="77777777" w:rsidR="00A13A7E" w:rsidRPr="002A07F1" w:rsidRDefault="00A13A7E" w:rsidP="00EF1282">
            <w:pPr>
              <w:jc w:val="center"/>
              <w:rPr>
                <w:ins w:id="133" w:author="Alex Perryman" w:date="2015-08-12T14:02:00Z"/>
                <w:rFonts w:ascii="Arial" w:hAnsi="Arial" w:cs="Arial"/>
              </w:rPr>
            </w:pPr>
            <w:ins w:id="134" w:author="Alex Perryman" w:date="2015-08-12T14:02:00Z">
              <w:r w:rsidRPr="002A07F1">
                <w:rPr>
                  <w:rFonts w:ascii="Arial" w:hAnsi="Arial" w:cs="Arial"/>
                </w:rPr>
                <w:t xml:space="preserve">Full </w:t>
              </w:r>
            </w:ins>
          </w:p>
          <w:p w14:paraId="37FAE0F8" w14:textId="77777777" w:rsidR="00A13A7E" w:rsidRPr="002A07F1" w:rsidRDefault="00A13A7E" w:rsidP="00EF1282">
            <w:pPr>
              <w:jc w:val="center"/>
              <w:rPr>
                <w:ins w:id="135" w:author="Alex Perryman" w:date="2015-08-12T14:02:00Z"/>
                <w:rFonts w:ascii="Arial" w:hAnsi="Arial" w:cs="Arial"/>
              </w:rPr>
            </w:pPr>
            <w:ins w:id="136" w:author="Alex Perryman" w:date="2015-08-12T14:02:00Z">
              <w:r w:rsidRPr="002A07F1">
                <w:rPr>
                  <w:rFonts w:ascii="Arial" w:hAnsi="Arial" w:cs="Arial"/>
                </w:rPr>
                <w:t>Half-Life</w:t>
              </w:r>
            </w:ins>
          </w:p>
          <w:p w14:paraId="2E956B47" w14:textId="77777777" w:rsidR="00A13A7E" w:rsidRPr="002A07F1" w:rsidRDefault="00A13A7E" w:rsidP="00EF1282">
            <w:pPr>
              <w:jc w:val="center"/>
              <w:rPr>
                <w:ins w:id="137" w:author="Alex Perryman" w:date="2015-08-12T14:02:00Z"/>
                <w:rFonts w:ascii="Arial" w:hAnsi="Arial" w:cs="Arial"/>
              </w:rPr>
            </w:pPr>
            <w:ins w:id="138" w:author="Alex Perryman" w:date="2015-08-12T14:02:00Z">
              <w:r w:rsidRPr="002A07F1">
                <w:rPr>
                  <w:rFonts w:ascii="Arial" w:hAnsi="Arial" w:cs="Arial"/>
                </w:rPr>
                <w:t>Bayesian</w:t>
              </w:r>
            </w:ins>
          </w:p>
        </w:tc>
        <w:tc>
          <w:tcPr>
            <w:tcW w:w="1378" w:type="dxa"/>
            <w:vAlign w:val="center"/>
          </w:tcPr>
          <w:p w14:paraId="35414CD3" w14:textId="77777777" w:rsidR="00A13A7E" w:rsidRPr="002A07F1" w:rsidRDefault="00A13A7E" w:rsidP="00EF1282">
            <w:pPr>
              <w:jc w:val="center"/>
              <w:rPr>
                <w:ins w:id="139" w:author="Alex Perryman" w:date="2015-08-12T14:02:00Z"/>
                <w:rFonts w:ascii="Arial" w:hAnsi="Arial" w:cs="Arial"/>
                <w:sz w:val="28"/>
                <w:szCs w:val="28"/>
              </w:rPr>
            </w:pPr>
            <w:ins w:id="140" w:author="Alex Perryman" w:date="2015-08-12T14:02:00Z">
              <w:r w:rsidRPr="002A07F1">
                <w:rPr>
                  <w:rFonts w:ascii="Arial" w:hAnsi="Arial" w:cs="Arial"/>
                  <w:bCs/>
                  <w:color w:val="000000" w:themeColor="text1"/>
                  <w:kern w:val="24"/>
                  <w:sz w:val="28"/>
                  <w:szCs w:val="28"/>
                </w:rPr>
                <w:t>0.835</w:t>
              </w:r>
            </w:ins>
          </w:p>
        </w:tc>
        <w:tc>
          <w:tcPr>
            <w:tcW w:w="1490" w:type="dxa"/>
            <w:vAlign w:val="center"/>
          </w:tcPr>
          <w:p w14:paraId="252CFFD0" w14:textId="77777777" w:rsidR="00A13A7E" w:rsidRPr="002A07F1" w:rsidRDefault="00A13A7E" w:rsidP="00EF1282">
            <w:pPr>
              <w:jc w:val="center"/>
              <w:rPr>
                <w:ins w:id="141" w:author="Alex Perryman" w:date="2015-08-12T14:02:00Z"/>
                <w:rFonts w:ascii="Arial" w:hAnsi="Arial" w:cs="Arial"/>
              </w:rPr>
            </w:pPr>
            <w:proofErr w:type="gramStart"/>
            <w:ins w:id="142" w:author="Alex Perryman" w:date="2015-08-12T14:02:00Z">
              <w:r w:rsidRPr="002A07F1">
                <w:rPr>
                  <w:rFonts w:ascii="Arial" w:hAnsi="Arial" w:cs="Arial"/>
                </w:rPr>
                <w:t>good</w:t>
              </w:r>
              <w:proofErr w:type="gramEnd"/>
            </w:ins>
          </w:p>
        </w:tc>
        <w:tc>
          <w:tcPr>
            <w:tcW w:w="1603" w:type="dxa"/>
            <w:vAlign w:val="center"/>
          </w:tcPr>
          <w:p w14:paraId="4A5E9B24" w14:textId="77777777" w:rsidR="00A13A7E" w:rsidRPr="002A07F1" w:rsidRDefault="00A13A7E" w:rsidP="00EF1282">
            <w:pPr>
              <w:jc w:val="center"/>
              <w:rPr>
                <w:ins w:id="143" w:author="Alex Perryman" w:date="2015-08-12T14:02:00Z"/>
                <w:rFonts w:ascii="Arial" w:hAnsi="Arial" w:cs="Arial"/>
                <w:sz w:val="28"/>
                <w:szCs w:val="28"/>
              </w:rPr>
            </w:pPr>
            <w:ins w:id="144" w:author="Alex Perryman" w:date="2015-08-12T14:02:00Z">
              <w:r w:rsidRPr="002A07F1">
                <w:rPr>
                  <w:rFonts w:ascii="Arial" w:hAnsi="Arial" w:cs="Arial"/>
                  <w:bCs/>
                  <w:color w:val="000000" w:themeColor="text1"/>
                  <w:kern w:val="24"/>
                  <w:sz w:val="28"/>
                  <w:szCs w:val="28"/>
                </w:rPr>
                <w:t>92.7</w:t>
              </w:r>
            </w:ins>
          </w:p>
        </w:tc>
        <w:tc>
          <w:tcPr>
            <w:tcW w:w="1616" w:type="dxa"/>
            <w:vAlign w:val="center"/>
          </w:tcPr>
          <w:p w14:paraId="2A727FFB" w14:textId="77777777" w:rsidR="00A13A7E" w:rsidRPr="002A07F1" w:rsidRDefault="00A13A7E" w:rsidP="00EF1282">
            <w:pPr>
              <w:jc w:val="center"/>
              <w:rPr>
                <w:ins w:id="145" w:author="Alex Perryman" w:date="2015-08-12T14:02:00Z"/>
                <w:rFonts w:ascii="Arial" w:hAnsi="Arial" w:cs="Arial"/>
                <w:sz w:val="28"/>
                <w:szCs w:val="28"/>
              </w:rPr>
            </w:pPr>
            <w:ins w:id="146" w:author="Alex Perryman" w:date="2015-08-12T14:02:00Z">
              <w:r w:rsidRPr="002A07F1">
                <w:rPr>
                  <w:rFonts w:ascii="Arial" w:hAnsi="Arial" w:cs="Arial"/>
                  <w:bCs/>
                  <w:color w:val="000000" w:themeColor="text1"/>
                  <w:kern w:val="24"/>
                  <w:sz w:val="28"/>
                  <w:szCs w:val="28"/>
                </w:rPr>
                <w:t>72.2</w:t>
              </w:r>
            </w:ins>
          </w:p>
        </w:tc>
        <w:tc>
          <w:tcPr>
            <w:tcW w:w="1950" w:type="dxa"/>
            <w:vAlign w:val="center"/>
          </w:tcPr>
          <w:p w14:paraId="05A49A1A" w14:textId="77777777" w:rsidR="00A13A7E" w:rsidRPr="002A07F1" w:rsidRDefault="00A13A7E" w:rsidP="00EF1282">
            <w:pPr>
              <w:jc w:val="center"/>
              <w:rPr>
                <w:ins w:id="147" w:author="Alex Perryman" w:date="2015-08-12T14:02:00Z"/>
                <w:rFonts w:ascii="Arial" w:hAnsi="Arial" w:cs="Arial"/>
                <w:sz w:val="28"/>
                <w:szCs w:val="28"/>
              </w:rPr>
            </w:pPr>
            <w:ins w:id="148" w:author="Alex Perryman" w:date="2015-08-12T14:02:00Z">
              <w:r w:rsidRPr="002A07F1">
                <w:rPr>
                  <w:rFonts w:ascii="Arial" w:hAnsi="Arial" w:cs="Arial"/>
                  <w:bCs/>
                  <w:color w:val="000000" w:themeColor="text1"/>
                  <w:kern w:val="24"/>
                  <w:sz w:val="28"/>
                  <w:szCs w:val="28"/>
                </w:rPr>
                <w:t>78.2</w:t>
              </w:r>
            </w:ins>
          </w:p>
        </w:tc>
      </w:tr>
      <w:tr w:rsidR="00A13A7E" w:rsidRPr="00F208F3" w14:paraId="241BB9DD" w14:textId="77777777" w:rsidTr="00EF1282">
        <w:trPr>
          <w:ins w:id="149" w:author="Alex Perryman" w:date="2015-08-12T14:02:00Z"/>
        </w:trPr>
        <w:tc>
          <w:tcPr>
            <w:tcW w:w="1539" w:type="dxa"/>
          </w:tcPr>
          <w:p w14:paraId="4088537A" w14:textId="77777777" w:rsidR="00A13A7E" w:rsidRPr="002A07F1" w:rsidRDefault="00A13A7E" w:rsidP="00EF1282">
            <w:pPr>
              <w:jc w:val="center"/>
              <w:rPr>
                <w:ins w:id="150" w:author="Alex Perryman" w:date="2015-08-12T14:02:00Z"/>
                <w:rFonts w:ascii="Arial" w:hAnsi="Arial" w:cs="Arial"/>
              </w:rPr>
            </w:pPr>
            <w:ins w:id="151" w:author="Alex Perryman" w:date="2015-08-12T14:02:00Z">
              <w:r w:rsidRPr="002A07F1">
                <w:rPr>
                  <w:rFonts w:ascii="Arial" w:hAnsi="Arial" w:cs="Arial"/>
                </w:rPr>
                <w:t xml:space="preserve">Pruned </w:t>
              </w:r>
            </w:ins>
          </w:p>
          <w:p w14:paraId="48F73DEB" w14:textId="77777777" w:rsidR="00A13A7E" w:rsidRPr="002A07F1" w:rsidRDefault="00A13A7E" w:rsidP="00EF1282">
            <w:pPr>
              <w:jc w:val="center"/>
              <w:rPr>
                <w:ins w:id="152" w:author="Alex Perryman" w:date="2015-08-12T14:02:00Z"/>
                <w:rFonts w:ascii="Arial" w:hAnsi="Arial" w:cs="Arial"/>
              </w:rPr>
            </w:pPr>
            <w:ins w:id="153" w:author="Alex Perryman" w:date="2015-08-12T14:02:00Z">
              <w:r w:rsidRPr="002A07F1">
                <w:rPr>
                  <w:rFonts w:ascii="Arial" w:hAnsi="Arial" w:cs="Arial"/>
                </w:rPr>
                <w:t>Half-Life Bayesian</w:t>
              </w:r>
            </w:ins>
          </w:p>
        </w:tc>
        <w:tc>
          <w:tcPr>
            <w:tcW w:w="1378" w:type="dxa"/>
            <w:vAlign w:val="center"/>
          </w:tcPr>
          <w:p w14:paraId="500F4EF7" w14:textId="77777777" w:rsidR="00A13A7E" w:rsidRPr="002A07F1" w:rsidRDefault="00A13A7E" w:rsidP="00EF1282">
            <w:pPr>
              <w:jc w:val="center"/>
              <w:rPr>
                <w:ins w:id="154" w:author="Alex Perryman" w:date="2015-08-12T14:02:00Z"/>
                <w:rFonts w:ascii="Arial" w:hAnsi="Arial" w:cs="Arial"/>
                <w:sz w:val="28"/>
                <w:szCs w:val="28"/>
              </w:rPr>
            </w:pPr>
            <w:ins w:id="155" w:author="Alex Perryman" w:date="2015-08-12T14:02:00Z">
              <w:r w:rsidRPr="002A07F1">
                <w:rPr>
                  <w:rFonts w:ascii="Arial" w:hAnsi="Arial" w:cs="Arial"/>
                  <w:color w:val="000000" w:themeColor="text1"/>
                  <w:kern w:val="24"/>
                  <w:sz w:val="28"/>
                  <w:szCs w:val="28"/>
                </w:rPr>
                <w:t>0.870</w:t>
              </w:r>
            </w:ins>
          </w:p>
        </w:tc>
        <w:tc>
          <w:tcPr>
            <w:tcW w:w="1490" w:type="dxa"/>
            <w:vAlign w:val="center"/>
          </w:tcPr>
          <w:p w14:paraId="76553776" w14:textId="77777777" w:rsidR="00A13A7E" w:rsidRPr="002A07F1" w:rsidRDefault="00A13A7E" w:rsidP="00EF1282">
            <w:pPr>
              <w:jc w:val="center"/>
              <w:rPr>
                <w:ins w:id="156" w:author="Alex Perryman" w:date="2015-08-12T14:02:00Z"/>
                <w:rFonts w:ascii="Arial" w:hAnsi="Arial" w:cs="Arial"/>
              </w:rPr>
            </w:pPr>
            <w:proofErr w:type="gramStart"/>
            <w:ins w:id="157" w:author="Alex Perryman" w:date="2015-08-12T14:02:00Z">
              <w:r w:rsidRPr="002A07F1">
                <w:rPr>
                  <w:rFonts w:ascii="Arial" w:hAnsi="Arial" w:cs="Arial"/>
                </w:rPr>
                <w:t>good</w:t>
              </w:r>
              <w:proofErr w:type="gramEnd"/>
            </w:ins>
          </w:p>
        </w:tc>
        <w:tc>
          <w:tcPr>
            <w:tcW w:w="1603" w:type="dxa"/>
            <w:vAlign w:val="center"/>
          </w:tcPr>
          <w:p w14:paraId="3E3DB2FD" w14:textId="77777777" w:rsidR="00A13A7E" w:rsidRPr="002A07F1" w:rsidRDefault="00A13A7E" w:rsidP="00EF1282">
            <w:pPr>
              <w:jc w:val="center"/>
              <w:rPr>
                <w:ins w:id="158" w:author="Alex Perryman" w:date="2015-08-12T14:02:00Z"/>
                <w:rFonts w:ascii="Arial" w:hAnsi="Arial" w:cs="Arial"/>
                <w:sz w:val="28"/>
                <w:szCs w:val="28"/>
              </w:rPr>
            </w:pPr>
            <w:ins w:id="159" w:author="Alex Perryman" w:date="2015-08-12T14:02:00Z">
              <w:r w:rsidRPr="002A07F1">
                <w:rPr>
                  <w:rFonts w:ascii="Arial" w:hAnsi="Arial" w:cs="Arial"/>
                  <w:color w:val="000000" w:themeColor="text1"/>
                  <w:kern w:val="24"/>
                  <w:sz w:val="28"/>
                  <w:szCs w:val="28"/>
                </w:rPr>
                <w:t>93.1</w:t>
              </w:r>
            </w:ins>
          </w:p>
        </w:tc>
        <w:tc>
          <w:tcPr>
            <w:tcW w:w="1616" w:type="dxa"/>
            <w:vAlign w:val="center"/>
          </w:tcPr>
          <w:p w14:paraId="600856F8" w14:textId="77777777" w:rsidR="00A13A7E" w:rsidRPr="002A07F1" w:rsidRDefault="00A13A7E" w:rsidP="00EF1282">
            <w:pPr>
              <w:jc w:val="center"/>
              <w:rPr>
                <w:ins w:id="160" w:author="Alex Perryman" w:date="2015-08-12T14:02:00Z"/>
                <w:rFonts w:ascii="Arial" w:hAnsi="Arial" w:cs="Arial"/>
                <w:sz w:val="28"/>
                <w:szCs w:val="28"/>
              </w:rPr>
            </w:pPr>
            <w:ins w:id="161" w:author="Alex Perryman" w:date="2015-08-12T14:02:00Z">
              <w:r w:rsidRPr="002A07F1">
                <w:rPr>
                  <w:rFonts w:ascii="Arial" w:hAnsi="Arial" w:cs="Arial"/>
                  <w:color w:val="000000" w:themeColor="text1"/>
                  <w:kern w:val="24"/>
                  <w:sz w:val="28"/>
                  <w:szCs w:val="28"/>
                </w:rPr>
                <w:t>80.9</w:t>
              </w:r>
            </w:ins>
          </w:p>
        </w:tc>
        <w:tc>
          <w:tcPr>
            <w:tcW w:w="1950" w:type="dxa"/>
            <w:vAlign w:val="center"/>
          </w:tcPr>
          <w:p w14:paraId="3AFD57BD" w14:textId="77777777" w:rsidR="00A13A7E" w:rsidRPr="002A07F1" w:rsidRDefault="00A13A7E" w:rsidP="00EF1282">
            <w:pPr>
              <w:jc w:val="center"/>
              <w:rPr>
                <w:ins w:id="162" w:author="Alex Perryman" w:date="2015-08-12T14:02:00Z"/>
                <w:rFonts w:ascii="Arial" w:hAnsi="Arial" w:cs="Arial"/>
                <w:sz w:val="28"/>
                <w:szCs w:val="28"/>
              </w:rPr>
            </w:pPr>
            <w:ins w:id="163" w:author="Alex Perryman" w:date="2015-08-12T14:02:00Z">
              <w:r w:rsidRPr="002A07F1">
                <w:rPr>
                  <w:rFonts w:ascii="Arial" w:hAnsi="Arial" w:cs="Arial"/>
                  <w:color w:val="000000" w:themeColor="text1"/>
                  <w:kern w:val="24"/>
                  <w:sz w:val="28"/>
                  <w:szCs w:val="28"/>
                </w:rPr>
                <w:t>85.1</w:t>
              </w:r>
            </w:ins>
          </w:p>
        </w:tc>
      </w:tr>
      <w:tr w:rsidR="00A13A7E" w:rsidRPr="00F208F3" w14:paraId="1D4BDCB9" w14:textId="77777777" w:rsidTr="00EF1282">
        <w:trPr>
          <w:ins w:id="164" w:author="Alex Perryman" w:date="2015-08-12T14:02:00Z"/>
        </w:trPr>
        <w:tc>
          <w:tcPr>
            <w:tcW w:w="1539" w:type="dxa"/>
          </w:tcPr>
          <w:p w14:paraId="56B622B5" w14:textId="77777777" w:rsidR="00A13A7E" w:rsidRPr="002A07F1" w:rsidRDefault="00A13A7E" w:rsidP="00EF1282">
            <w:pPr>
              <w:jc w:val="center"/>
              <w:rPr>
                <w:ins w:id="165" w:author="Alex Perryman" w:date="2015-08-12T14:02:00Z"/>
                <w:rFonts w:ascii="Arial" w:hAnsi="Arial" w:cs="Arial"/>
              </w:rPr>
            </w:pPr>
            <w:ins w:id="166" w:author="Alex Perryman" w:date="2015-08-12T14:02:00Z">
              <w:r w:rsidRPr="002A07F1">
                <w:rPr>
                  <w:rFonts w:ascii="Arial" w:hAnsi="Arial" w:cs="Arial"/>
                </w:rPr>
                <w:t xml:space="preserve">Full </w:t>
              </w:r>
            </w:ins>
          </w:p>
          <w:p w14:paraId="245E6846" w14:textId="77777777" w:rsidR="00A13A7E" w:rsidRPr="002A07F1" w:rsidRDefault="00A13A7E" w:rsidP="00EF1282">
            <w:pPr>
              <w:jc w:val="center"/>
              <w:rPr>
                <w:ins w:id="167" w:author="Alex Perryman" w:date="2015-08-12T14:02:00Z"/>
                <w:rFonts w:ascii="Arial" w:hAnsi="Arial" w:cs="Arial"/>
              </w:rPr>
            </w:pPr>
            <w:ins w:id="168" w:author="Alex Perryman" w:date="2015-08-12T14:02:00Z">
              <w:r w:rsidRPr="002A07F1">
                <w:rPr>
                  <w:rFonts w:ascii="Arial" w:hAnsi="Arial" w:cs="Arial"/>
                </w:rPr>
                <w:t>Half-Life SVM</w:t>
              </w:r>
            </w:ins>
          </w:p>
        </w:tc>
        <w:tc>
          <w:tcPr>
            <w:tcW w:w="1378" w:type="dxa"/>
            <w:vAlign w:val="center"/>
          </w:tcPr>
          <w:p w14:paraId="54D31C32" w14:textId="77777777" w:rsidR="00A13A7E" w:rsidRPr="002A07F1" w:rsidRDefault="00A13A7E" w:rsidP="00EF1282">
            <w:pPr>
              <w:jc w:val="center"/>
              <w:rPr>
                <w:ins w:id="169" w:author="Alex Perryman" w:date="2015-08-12T14:02:00Z"/>
                <w:rFonts w:ascii="Arial" w:hAnsi="Arial" w:cs="Arial"/>
                <w:sz w:val="28"/>
                <w:szCs w:val="28"/>
              </w:rPr>
            </w:pPr>
            <w:ins w:id="170" w:author="Alex Perryman" w:date="2015-08-12T14:02:00Z">
              <w:r w:rsidRPr="002A07F1">
                <w:rPr>
                  <w:rFonts w:ascii="Arial" w:hAnsi="Arial" w:cs="Arial"/>
                  <w:color w:val="000000" w:themeColor="text1"/>
                  <w:kern w:val="24"/>
                  <w:sz w:val="28"/>
                  <w:szCs w:val="28"/>
                </w:rPr>
                <w:t>0.819</w:t>
              </w:r>
            </w:ins>
          </w:p>
        </w:tc>
        <w:tc>
          <w:tcPr>
            <w:tcW w:w="1490" w:type="dxa"/>
            <w:vAlign w:val="center"/>
          </w:tcPr>
          <w:p w14:paraId="41ED910A" w14:textId="77777777" w:rsidR="00A13A7E" w:rsidRPr="002A07F1" w:rsidRDefault="00A13A7E" w:rsidP="00EF1282">
            <w:pPr>
              <w:jc w:val="center"/>
              <w:rPr>
                <w:ins w:id="171" w:author="Alex Perryman" w:date="2015-08-12T14:02:00Z"/>
                <w:rFonts w:ascii="Arial" w:hAnsi="Arial" w:cs="Arial"/>
              </w:rPr>
            </w:pPr>
            <w:proofErr w:type="gramStart"/>
            <w:ins w:id="172" w:author="Alex Perryman" w:date="2015-08-12T14:02:00Z">
              <w:r w:rsidRPr="002A07F1">
                <w:rPr>
                  <w:rFonts w:ascii="Arial" w:hAnsi="Arial" w:cs="Arial"/>
                </w:rPr>
                <w:t>good</w:t>
              </w:r>
              <w:proofErr w:type="gramEnd"/>
            </w:ins>
          </w:p>
        </w:tc>
        <w:tc>
          <w:tcPr>
            <w:tcW w:w="1603" w:type="dxa"/>
            <w:vAlign w:val="center"/>
          </w:tcPr>
          <w:p w14:paraId="51E21588" w14:textId="77777777" w:rsidR="00A13A7E" w:rsidRPr="002A07F1" w:rsidRDefault="00A13A7E" w:rsidP="00EF1282">
            <w:pPr>
              <w:jc w:val="center"/>
              <w:rPr>
                <w:ins w:id="173" w:author="Alex Perryman" w:date="2015-08-12T14:02:00Z"/>
                <w:rFonts w:ascii="Arial" w:hAnsi="Arial" w:cs="Arial"/>
              </w:rPr>
            </w:pPr>
          </w:p>
        </w:tc>
        <w:tc>
          <w:tcPr>
            <w:tcW w:w="1616" w:type="dxa"/>
            <w:vAlign w:val="center"/>
          </w:tcPr>
          <w:p w14:paraId="6960E7A2" w14:textId="77777777" w:rsidR="00A13A7E" w:rsidRPr="002A07F1" w:rsidRDefault="00A13A7E" w:rsidP="00EF1282">
            <w:pPr>
              <w:jc w:val="center"/>
              <w:rPr>
                <w:ins w:id="174" w:author="Alex Perryman" w:date="2015-08-12T14:02:00Z"/>
                <w:rFonts w:ascii="Arial" w:hAnsi="Arial" w:cs="Arial"/>
              </w:rPr>
            </w:pPr>
          </w:p>
        </w:tc>
        <w:tc>
          <w:tcPr>
            <w:tcW w:w="1950" w:type="dxa"/>
            <w:vAlign w:val="center"/>
          </w:tcPr>
          <w:p w14:paraId="45A31AE7" w14:textId="77777777" w:rsidR="00A13A7E" w:rsidRPr="002A07F1" w:rsidRDefault="00A13A7E" w:rsidP="00EF1282">
            <w:pPr>
              <w:jc w:val="center"/>
              <w:rPr>
                <w:ins w:id="175" w:author="Alex Perryman" w:date="2015-08-12T14:02:00Z"/>
                <w:rFonts w:ascii="Arial" w:hAnsi="Arial" w:cs="Arial"/>
              </w:rPr>
            </w:pPr>
          </w:p>
        </w:tc>
      </w:tr>
      <w:tr w:rsidR="00A13A7E" w:rsidRPr="00F208F3" w14:paraId="0E348CE5" w14:textId="77777777" w:rsidTr="00EF1282">
        <w:trPr>
          <w:ins w:id="176" w:author="Alex Perryman" w:date="2015-08-12T14:02:00Z"/>
        </w:trPr>
        <w:tc>
          <w:tcPr>
            <w:tcW w:w="1539" w:type="dxa"/>
          </w:tcPr>
          <w:p w14:paraId="025F5FA8" w14:textId="77777777" w:rsidR="00A13A7E" w:rsidRPr="002A07F1" w:rsidRDefault="00A13A7E" w:rsidP="00EF1282">
            <w:pPr>
              <w:jc w:val="center"/>
              <w:rPr>
                <w:ins w:id="177" w:author="Alex Perryman" w:date="2015-08-12T14:02:00Z"/>
                <w:rFonts w:ascii="Arial" w:hAnsi="Arial" w:cs="Arial"/>
              </w:rPr>
            </w:pPr>
            <w:ins w:id="178" w:author="Alex Perryman" w:date="2015-08-12T14:02:00Z">
              <w:r w:rsidRPr="002A07F1">
                <w:rPr>
                  <w:rFonts w:ascii="Arial" w:hAnsi="Arial" w:cs="Arial"/>
                </w:rPr>
                <w:t xml:space="preserve">Pruned </w:t>
              </w:r>
            </w:ins>
          </w:p>
          <w:p w14:paraId="1FE55739" w14:textId="77777777" w:rsidR="00A13A7E" w:rsidRPr="002A07F1" w:rsidRDefault="00A13A7E" w:rsidP="00EF1282">
            <w:pPr>
              <w:jc w:val="center"/>
              <w:rPr>
                <w:ins w:id="179" w:author="Alex Perryman" w:date="2015-08-12T14:02:00Z"/>
                <w:rFonts w:ascii="Arial" w:hAnsi="Arial" w:cs="Arial"/>
              </w:rPr>
            </w:pPr>
            <w:ins w:id="180" w:author="Alex Perryman" w:date="2015-08-12T14:02:00Z">
              <w:r w:rsidRPr="002A07F1">
                <w:rPr>
                  <w:rFonts w:ascii="Arial" w:hAnsi="Arial" w:cs="Arial"/>
                </w:rPr>
                <w:t>Half-Life SVM</w:t>
              </w:r>
            </w:ins>
          </w:p>
        </w:tc>
        <w:tc>
          <w:tcPr>
            <w:tcW w:w="1378" w:type="dxa"/>
            <w:vAlign w:val="center"/>
          </w:tcPr>
          <w:p w14:paraId="3C4FD91C" w14:textId="77777777" w:rsidR="00A13A7E" w:rsidRPr="002A07F1" w:rsidRDefault="00A13A7E" w:rsidP="00EF1282">
            <w:pPr>
              <w:jc w:val="center"/>
              <w:rPr>
                <w:ins w:id="181" w:author="Alex Perryman" w:date="2015-08-12T14:02:00Z"/>
                <w:rFonts w:ascii="Arial" w:hAnsi="Arial" w:cs="Arial"/>
                <w:sz w:val="28"/>
                <w:szCs w:val="28"/>
              </w:rPr>
            </w:pPr>
            <w:ins w:id="182" w:author="Alex Perryman" w:date="2015-08-12T14:02:00Z">
              <w:r w:rsidRPr="002A07F1">
                <w:rPr>
                  <w:rFonts w:ascii="Arial" w:hAnsi="Arial" w:cs="Arial"/>
                  <w:color w:val="000000" w:themeColor="text1"/>
                  <w:kern w:val="24"/>
                  <w:sz w:val="28"/>
                  <w:szCs w:val="28"/>
                </w:rPr>
                <w:t>0.885</w:t>
              </w:r>
            </w:ins>
          </w:p>
        </w:tc>
        <w:tc>
          <w:tcPr>
            <w:tcW w:w="1490" w:type="dxa"/>
            <w:vAlign w:val="center"/>
          </w:tcPr>
          <w:p w14:paraId="5E48E8E0" w14:textId="77777777" w:rsidR="00A13A7E" w:rsidRPr="002A07F1" w:rsidRDefault="00A13A7E" w:rsidP="00EF1282">
            <w:pPr>
              <w:jc w:val="center"/>
              <w:rPr>
                <w:ins w:id="183" w:author="Alex Perryman" w:date="2015-08-12T14:02:00Z"/>
                <w:rFonts w:ascii="Arial" w:hAnsi="Arial" w:cs="Arial"/>
              </w:rPr>
            </w:pPr>
            <w:proofErr w:type="gramStart"/>
            <w:ins w:id="184" w:author="Alex Perryman" w:date="2015-08-12T14:02:00Z">
              <w:r w:rsidRPr="002A07F1">
                <w:rPr>
                  <w:rFonts w:ascii="Arial" w:hAnsi="Arial" w:cs="Arial"/>
                </w:rPr>
                <w:t>good</w:t>
              </w:r>
              <w:proofErr w:type="gramEnd"/>
            </w:ins>
          </w:p>
        </w:tc>
        <w:tc>
          <w:tcPr>
            <w:tcW w:w="1603" w:type="dxa"/>
            <w:vAlign w:val="center"/>
          </w:tcPr>
          <w:p w14:paraId="2E1AD42F" w14:textId="77777777" w:rsidR="00A13A7E" w:rsidRPr="002A07F1" w:rsidRDefault="00A13A7E" w:rsidP="00EF1282">
            <w:pPr>
              <w:jc w:val="center"/>
              <w:rPr>
                <w:ins w:id="185" w:author="Alex Perryman" w:date="2015-08-12T14:02:00Z"/>
                <w:rFonts w:ascii="Arial" w:hAnsi="Arial" w:cs="Arial"/>
              </w:rPr>
            </w:pPr>
          </w:p>
        </w:tc>
        <w:tc>
          <w:tcPr>
            <w:tcW w:w="1616" w:type="dxa"/>
            <w:vAlign w:val="center"/>
          </w:tcPr>
          <w:p w14:paraId="564ADDBF" w14:textId="77777777" w:rsidR="00A13A7E" w:rsidRPr="002A07F1" w:rsidRDefault="00A13A7E" w:rsidP="00EF1282">
            <w:pPr>
              <w:jc w:val="center"/>
              <w:rPr>
                <w:ins w:id="186" w:author="Alex Perryman" w:date="2015-08-12T14:02:00Z"/>
                <w:rFonts w:ascii="Arial" w:hAnsi="Arial" w:cs="Arial"/>
              </w:rPr>
            </w:pPr>
          </w:p>
        </w:tc>
        <w:tc>
          <w:tcPr>
            <w:tcW w:w="1950" w:type="dxa"/>
            <w:vAlign w:val="center"/>
          </w:tcPr>
          <w:p w14:paraId="1129DDF4" w14:textId="77777777" w:rsidR="00A13A7E" w:rsidRPr="002A07F1" w:rsidRDefault="00A13A7E" w:rsidP="00EF1282">
            <w:pPr>
              <w:jc w:val="center"/>
              <w:rPr>
                <w:ins w:id="187" w:author="Alex Perryman" w:date="2015-08-12T14:02:00Z"/>
                <w:rFonts w:ascii="Arial" w:hAnsi="Arial" w:cs="Arial"/>
              </w:rPr>
            </w:pPr>
          </w:p>
        </w:tc>
      </w:tr>
      <w:tr w:rsidR="00A13A7E" w:rsidRPr="00F208F3" w14:paraId="1C8022E7" w14:textId="77777777" w:rsidTr="00EF1282">
        <w:trPr>
          <w:ins w:id="188" w:author="Alex Perryman" w:date="2015-08-12T14:02:00Z"/>
        </w:trPr>
        <w:tc>
          <w:tcPr>
            <w:tcW w:w="1539" w:type="dxa"/>
          </w:tcPr>
          <w:p w14:paraId="110DE9F6" w14:textId="77777777" w:rsidR="00A13A7E" w:rsidRPr="002A07F1" w:rsidRDefault="00A13A7E" w:rsidP="00EF1282">
            <w:pPr>
              <w:jc w:val="center"/>
              <w:rPr>
                <w:ins w:id="189" w:author="Alex Perryman" w:date="2015-08-12T14:02:00Z"/>
                <w:rFonts w:ascii="Arial" w:hAnsi="Arial" w:cs="Arial"/>
              </w:rPr>
            </w:pPr>
            <w:ins w:id="190" w:author="Alex Perryman" w:date="2015-08-12T14:02:00Z">
              <w:r w:rsidRPr="002A07F1">
                <w:rPr>
                  <w:rFonts w:ascii="Arial" w:hAnsi="Arial" w:cs="Arial"/>
                </w:rPr>
                <w:t xml:space="preserve">Full </w:t>
              </w:r>
            </w:ins>
          </w:p>
          <w:p w14:paraId="5DD541C1" w14:textId="77777777" w:rsidR="00A13A7E" w:rsidRPr="002A07F1" w:rsidRDefault="00A13A7E" w:rsidP="00EF1282">
            <w:pPr>
              <w:jc w:val="center"/>
              <w:rPr>
                <w:ins w:id="191" w:author="Alex Perryman" w:date="2015-08-12T14:02:00Z"/>
                <w:rFonts w:ascii="Arial" w:hAnsi="Arial" w:cs="Arial"/>
              </w:rPr>
            </w:pPr>
            <w:ins w:id="192" w:author="Alex Perryman" w:date="2015-08-12T14:02:00Z">
              <w:r w:rsidRPr="002A07F1">
                <w:rPr>
                  <w:rFonts w:ascii="Arial" w:hAnsi="Arial" w:cs="Arial"/>
                </w:rPr>
                <w:t>Half-Life Random Forest</w:t>
              </w:r>
            </w:ins>
          </w:p>
        </w:tc>
        <w:tc>
          <w:tcPr>
            <w:tcW w:w="1378" w:type="dxa"/>
            <w:vAlign w:val="center"/>
          </w:tcPr>
          <w:p w14:paraId="59487C94" w14:textId="77777777" w:rsidR="00A13A7E" w:rsidRPr="002A07F1" w:rsidRDefault="00A13A7E" w:rsidP="00EF1282">
            <w:pPr>
              <w:jc w:val="center"/>
              <w:rPr>
                <w:ins w:id="193" w:author="Alex Perryman" w:date="2015-08-12T14:02:00Z"/>
                <w:rFonts w:ascii="Arial" w:hAnsi="Arial" w:cs="Arial"/>
                <w:sz w:val="28"/>
                <w:szCs w:val="28"/>
              </w:rPr>
            </w:pPr>
            <w:ins w:id="194" w:author="Alex Perryman" w:date="2015-08-12T14:02:00Z">
              <w:r w:rsidRPr="002A07F1">
                <w:rPr>
                  <w:rFonts w:ascii="Arial" w:hAnsi="Arial" w:cs="Arial"/>
                  <w:color w:val="000000" w:themeColor="text1"/>
                  <w:kern w:val="24"/>
                  <w:sz w:val="28"/>
                  <w:szCs w:val="28"/>
                </w:rPr>
                <w:t>0.817</w:t>
              </w:r>
            </w:ins>
          </w:p>
        </w:tc>
        <w:tc>
          <w:tcPr>
            <w:tcW w:w="1490" w:type="dxa"/>
            <w:vAlign w:val="center"/>
          </w:tcPr>
          <w:p w14:paraId="4CE01015" w14:textId="77777777" w:rsidR="00A13A7E" w:rsidRPr="002A07F1" w:rsidRDefault="00A13A7E" w:rsidP="00EF1282">
            <w:pPr>
              <w:jc w:val="center"/>
              <w:rPr>
                <w:ins w:id="195" w:author="Alex Perryman" w:date="2015-08-12T14:02:00Z"/>
                <w:rFonts w:ascii="Arial" w:hAnsi="Arial" w:cs="Arial"/>
              </w:rPr>
            </w:pPr>
            <w:proofErr w:type="gramStart"/>
            <w:ins w:id="196" w:author="Alex Perryman" w:date="2015-08-12T14:02:00Z">
              <w:r w:rsidRPr="002A07F1">
                <w:rPr>
                  <w:rFonts w:ascii="Arial" w:hAnsi="Arial" w:cs="Arial"/>
                </w:rPr>
                <w:t>good</w:t>
              </w:r>
              <w:proofErr w:type="gramEnd"/>
            </w:ins>
          </w:p>
        </w:tc>
        <w:tc>
          <w:tcPr>
            <w:tcW w:w="1603" w:type="dxa"/>
            <w:vAlign w:val="center"/>
          </w:tcPr>
          <w:p w14:paraId="4AD5D90F" w14:textId="77777777" w:rsidR="00A13A7E" w:rsidRPr="002A07F1" w:rsidRDefault="00A13A7E" w:rsidP="00EF1282">
            <w:pPr>
              <w:jc w:val="center"/>
              <w:rPr>
                <w:ins w:id="197" w:author="Alex Perryman" w:date="2015-08-12T14:02:00Z"/>
                <w:rFonts w:ascii="Arial" w:hAnsi="Arial" w:cs="Arial"/>
              </w:rPr>
            </w:pPr>
          </w:p>
        </w:tc>
        <w:tc>
          <w:tcPr>
            <w:tcW w:w="1616" w:type="dxa"/>
            <w:vAlign w:val="center"/>
          </w:tcPr>
          <w:p w14:paraId="08F4EFB7" w14:textId="77777777" w:rsidR="00A13A7E" w:rsidRPr="002A07F1" w:rsidRDefault="00A13A7E" w:rsidP="00EF1282">
            <w:pPr>
              <w:jc w:val="center"/>
              <w:rPr>
                <w:ins w:id="198" w:author="Alex Perryman" w:date="2015-08-12T14:02:00Z"/>
                <w:rFonts w:ascii="Arial" w:hAnsi="Arial" w:cs="Arial"/>
              </w:rPr>
            </w:pPr>
          </w:p>
        </w:tc>
        <w:tc>
          <w:tcPr>
            <w:tcW w:w="1950" w:type="dxa"/>
            <w:vAlign w:val="center"/>
          </w:tcPr>
          <w:p w14:paraId="379CFC19" w14:textId="77777777" w:rsidR="00A13A7E" w:rsidRPr="002A07F1" w:rsidRDefault="00A13A7E" w:rsidP="00EF1282">
            <w:pPr>
              <w:jc w:val="center"/>
              <w:rPr>
                <w:ins w:id="199" w:author="Alex Perryman" w:date="2015-08-12T14:02:00Z"/>
                <w:rFonts w:ascii="Arial" w:hAnsi="Arial" w:cs="Arial"/>
              </w:rPr>
            </w:pPr>
          </w:p>
        </w:tc>
      </w:tr>
      <w:tr w:rsidR="00A13A7E" w:rsidRPr="00F208F3" w14:paraId="511BD002" w14:textId="77777777" w:rsidTr="00EF1282">
        <w:trPr>
          <w:trHeight w:val="341"/>
          <w:ins w:id="200" w:author="Alex Perryman" w:date="2015-08-12T14:02:00Z"/>
        </w:trPr>
        <w:tc>
          <w:tcPr>
            <w:tcW w:w="1539" w:type="dxa"/>
          </w:tcPr>
          <w:p w14:paraId="7AC7A6E5" w14:textId="77777777" w:rsidR="00A13A7E" w:rsidRPr="002A07F1" w:rsidRDefault="00A13A7E" w:rsidP="00EF1282">
            <w:pPr>
              <w:jc w:val="center"/>
              <w:rPr>
                <w:ins w:id="201" w:author="Alex Perryman" w:date="2015-08-12T14:02:00Z"/>
                <w:rFonts w:ascii="Arial" w:hAnsi="Arial" w:cs="Arial"/>
              </w:rPr>
            </w:pPr>
            <w:ins w:id="202" w:author="Alex Perryman" w:date="2015-08-12T14:02:00Z">
              <w:r w:rsidRPr="002A07F1">
                <w:rPr>
                  <w:rFonts w:ascii="Arial" w:hAnsi="Arial" w:cs="Arial"/>
                </w:rPr>
                <w:t xml:space="preserve">Pruned </w:t>
              </w:r>
            </w:ins>
          </w:p>
          <w:p w14:paraId="585A9B1F" w14:textId="77777777" w:rsidR="00A13A7E" w:rsidRPr="002A07F1" w:rsidRDefault="00A13A7E" w:rsidP="00EF1282">
            <w:pPr>
              <w:jc w:val="center"/>
              <w:rPr>
                <w:ins w:id="203" w:author="Alex Perryman" w:date="2015-08-12T14:02:00Z"/>
                <w:rFonts w:ascii="Arial" w:hAnsi="Arial" w:cs="Arial"/>
              </w:rPr>
            </w:pPr>
            <w:ins w:id="204" w:author="Alex Perryman" w:date="2015-08-12T14:02:00Z">
              <w:r w:rsidRPr="002A07F1">
                <w:rPr>
                  <w:rFonts w:ascii="Arial" w:hAnsi="Arial" w:cs="Arial"/>
                </w:rPr>
                <w:t>Half-Life Random Forest</w:t>
              </w:r>
            </w:ins>
          </w:p>
        </w:tc>
        <w:tc>
          <w:tcPr>
            <w:tcW w:w="1378" w:type="dxa"/>
            <w:vAlign w:val="center"/>
          </w:tcPr>
          <w:p w14:paraId="26FDDEE3" w14:textId="77777777" w:rsidR="00A13A7E" w:rsidRPr="002A07F1" w:rsidRDefault="00A13A7E" w:rsidP="00EF1282">
            <w:pPr>
              <w:jc w:val="center"/>
              <w:rPr>
                <w:ins w:id="205" w:author="Alex Perryman" w:date="2015-08-12T14:02:00Z"/>
                <w:rFonts w:ascii="Arial" w:hAnsi="Arial" w:cs="Arial"/>
                <w:sz w:val="28"/>
                <w:szCs w:val="28"/>
              </w:rPr>
            </w:pPr>
            <w:ins w:id="206" w:author="Alex Perryman" w:date="2015-08-12T14:02:00Z">
              <w:r w:rsidRPr="002A07F1">
                <w:rPr>
                  <w:rFonts w:ascii="Arial" w:hAnsi="Arial" w:cs="Arial"/>
                  <w:color w:val="000000" w:themeColor="text1"/>
                  <w:kern w:val="24"/>
                  <w:sz w:val="28"/>
                  <w:szCs w:val="28"/>
                </w:rPr>
                <w:t>0.828</w:t>
              </w:r>
            </w:ins>
          </w:p>
        </w:tc>
        <w:tc>
          <w:tcPr>
            <w:tcW w:w="1490" w:type="dxa"/>
            <w:vAlign w:val="center"/>
          </w:tcPr>
          <w:p w14:paraId="745C7025" w14:textId="77777777" w:rsidR="00A13A7E" w:rsidRPr="002A07F1" w:rsidRDefault="00A13A7E" w:rsidP="00EF1282">
            <w:pPr>
              <w:jc w:val="center"/>
              <w:rPr>
                <w:ins w:id="207" w:author="Alex Perryman" w:date="2015-08-12T14:02:00Z"/>
                <w:rFonts w:ascii="Arial" w:hAnsi="Arial" w:cs="Arial"/>
              </w:rPr>
            </w:pPr>
            <w:proofErr w:type="gramStart"/>
            <w:ins w:id="208" w:author="Alex Perryman" w:date="2015-08-12T14:02:00Z">
              <w:r w:rsidRPr="002A07F1">
                <w:rPr>
                  <w:rFonts w:ascii="Arial" w:hAnsi="Arial" w:cs="Arial"/>
                </w:rPr>
                <w:t>good</w:t>
              </w:r>
              <w:proofErr w:type="gramEnd"/>
            </w:ins>
          </w:p>
        </w:tc>
        <w:tc>
          <w:tcPr>
            <w:tcW w:w="1603" w:type="dxa"/>
            <w:vAlign w:val="center"/>
          </w:tcPr>
          <w:p w14:paraId="194738CD" w14:textId="77777777" w:rsidR="00A13A7E" w:rsidRPr="002A07F1" w:rsidRDefault="00A13A7E" w:rsidP="00EF1282">
            <w:pPr>
              <w:jc w:val="center"/>
              <w:rPr>
                <w:ins w:id="209" w:author="Alex Perryman" w:date="2015-08-12T14:02:00Z"/>
                <w:rFonts w:ascii="Arial" w:hAnsi="Arial" w:cs="Arial"/>
              </w:rPr>
            </w:pPr>
          </w:p>
        </w:tc>
        <w:tc>
          <w:tcPr>
            <w:tcW w:w="1616" w:type="dxa"/>
            <w:vAlign w:val="center"/>
          </w:tcPr>
          <w:p w14:paraId="5C5ABF9A" w14:textId="77777777" w:rsidR="00A13A7E" w:rsidRPr="002A07F1" w:rsidRDefault="00A13A7E" w:rsidP="00EF1282">
            <w:pPr>
              <w:jc w:val="center"/>
              <w:rPr>
                <w:ins w:id="210" w:author="Alex Perryman" w:date="2015-08-12T14:02:00Z"/>
                <w:rFonts w:ascii="Arial" w:hAnsi="Arial" w:cs="Arial"/>
              </w:rPr>
            </w:pPr>
          </w:p>
        </w:tc>
        <w:tc>
          <w:tcPr>
            <w:tcW w:w="1950" w:type="dxa"/>
            <w:vAlign w:val="center"/>
          </w:tcPr>
          <w:p w14:paraId="20755A74" w14:textId="77777777" w:rsidR="00A13A7E" w:rsidRPr="002A07F1" w:rsidRDefault="00A13A7E" w:rsidP="00EF1282">
            <w:pPr>
              <w:jc w:val="center"/>
              <w:rPr>
                <w:ins w:id="211" w:author="Alex Perryman" w:date="2015-08-12T14:02:00Z"/>
                <w:rFonts w:ascii="Arial" w:hAnsi="Arial" w:cs="Arial"/>
              </w:rPr>
            </w:pPr>
          </w:p>
        </w:tc>
      </w:tr>
    </w:tbl>
    <w:p w14:paraId="3307BB96" w14:textId="77777777" w:rsidR="00A13A7E" w:rsidRDefault="00A13A7E" w:rsidP="00A13A7E">
      <w:pPr>
        <w:rPr>
          <w:ins w:id="212" w:author="Alex Perryman" w:date="2015-08-12T14:02:00Z"/>
          <w:rFonts w:ascii="Arial" w:hAnsi="Arial"/>
        </w:rPr>
      </w:pPr>
    </w:p>
    <w:p w14:paraId="4AB441AF" w14:textId="77777777" w:rsidR="00A13A7E" w:rsidRDefault="00A13A7E" w:rsidP="00A13A7E">
      <w:pPr>
        <w:rPr>
          <w:ins w:id="213" w:author="Alex Perryman" w:date="2015-08-12T14:02:00Z"/>
          <w:rFonts w:ascii="Arial" w:hAnsi="Arial"/>
        </w:rPr>
      </w:pPr>
    </w:p>
    <w:p w14:paraId="0048A866" w14:textId="77777777" w:rsidR="00A13A7E" w:rsidRDefault="00A13A7E" w:rsidP="00A13A7E">
      <w:pPr>
        <w:spacing w:line="480" w:lineRule="auto"/>
        <w:jc w:val="both"/>
        <w:rPr>
          <w:ins w:id="214" w:author="Alex Perryman" w:date="2015-08-12T14:02:00Z"/>
          <w:rFonts w:ascii="Arial" w:hAnsi="Arial"/>
        </w:rPr>
      </w:pPr>
      <w:ins w:id="215" w:author="Alex Perryman" w:date="2015-08-12T14:02:00Z">
        <w:r>
          <w:rPr>
            <w:rFonts w:ascii="Arial" w:hAnsi="Arial"/>
          </w:rPr>
          <w:t xml:space="preserve">Notes: (a) the “ROC rating” is a qualitative grading system that Pipeline Pilot </w:t>
        </w:r>
        <w:proofErr w:type="gramStart"/>
        <w:r>
          <w:rPr>
            <w:rFonts w:ascii="Arial" w:hAnsi="Arial"/>
          </w:rPr>
          <w:t>outputs</w:t>
        </w:r>
        <w:proofErr w:type="gramEnd"/>
        <w:r>
          <w:rPr>
            <w:rFonts w:ascii="Arial" w:hAnsi="Arial"/>
          </w:rPr>
          <w:t>, which ranges from: fail &lt; poor &lt; fair &lt; good &lt; excellent.  The internal sensitivity, specificity, and concordance values were only output for the Bayesian models (these scores for the other models were not available).</w:t>
        </w:r>
      </w:ins>
    </w:p>
    <w:p w14:paraId="7E711204" w14:textId="77777777" w:rsidR="00A13A7E" w:rsidRDefault="00A13A7E" w:rsidP="00A13A7E">
      <w:pPr>
        <w:spacing w:line="480" w:lineRule="auto"/>
        <w:rPr>
          <w:ins w:id="216" w:author="Alex Perryman" w:date="2015-08-12T14:02:00Z"/>
          <w:rFonts w:ascii="Arial" w:hAnsi="Arial"/>
        </w:rPr>
      </w:pPr>
    </w:p>
    <w:p w14:paraId="52CD0FCD" w14:textId="3A9756BA" w:rsidR="00A13A7E" w:rsidRPr="002A07F1" w:rsidRDefault="00A13A7E" w:rsidP="00A13A7E">
      <w:pPr>
        <w:spacing w:line="480" w:lineRule="auto"/>
        <w:jc w:val="center"/>
        <w:rPr>
          <w:ins w:id="217" w:author="Alex Perryman" w:date="2015-08-12T14:02:00Z"/>
          <w:rFonts w:ascii="Arial" w:hAnsi="Arial"/>
          <w:b/>
        </w:rPr>
      </w:pPr>
      <w:ins w:id="218" w:author="Alex Perryman" w:date="2015-08-12T14:02:00Z">
        <w:r>
          <w:rPr>
            <w:rFonts w:ascii="Arial" w:hAnsi="Arial"/>
            <w:b/>
          </w:rPr>
          <w:br w:type="page"/>
        </w:r>
        <w:r>
          <w:rPr>
            <w:rFonts w:ascii="Arial" w:hAnsi="Arial"/>
            <w:b/>
          </w:rPr>
          <w:lastRenderedPageBreak/>
          <w:t>Table S-II</w:t>
        </w:r>
        <w:r w:rsidRPr="00670D2E">
          <w:rPr>
            <w:rFonts w:ascii="Arial" w:hAnsi="Arial"/>
            <w:b/>
          </w:rPr>
          <w:t xml:space="preserve">. </w:t>
        </w:r>
        <w:r>
          <w:rPr>
            <w:rFonts w:ascii="Arial" w:hAnsi="Arial"/>
            <w:b/>
          </w:rPr>
          <w:t>External test</w:t>
        </w:r>
        <w:r w:rsidRPr="00670D2E">
          <w:rPr>
            <w:rFonts w:ascii="Arial" w:hAnsi="Arial"/>
            <w:b/>
          </w:rPr>
          <w:t xml:space="preserve"> statistics from </w:t>
        </w:r>
        <w:r>
          <w:rPr>
            <w:rFonts w:ascii="Arial" w:hAnsi="Arial"/>
            <w:b/>
          </w:rPr>
          <w:t>evaluating the accuracy of different machine learning</w:t>
        </w:r>
        <w:r w:rsidRPr="00670D2E">
          <w:rPr>
            <w:rFonts w:ascii="Arial" w:hAnsi="Arial"/>
            <w:b/>
          </w:rPr>
          <w:t xml:space="preserve"> mode</w:t>
        </w:r>
        <w:r>
          <w:rPr>
            <w:rFonts w:ascii="Arial" w:hAnsi="Arial"/>
            <w:b/>
          </w:rPr>
          <w:t xml:space="preserve">ls that predict MLM stability by using them to score the </w:t>
        </w:r>
        <w:proofErr w:type="spellStart"/>
        <w:r>
          <w:rPr>
            <w:rFonts w:ascii="Arial" w:hAnsi="Arial"/>
            <w:b/>
          </w:rPr>
          <w:t>Dartois</w:t>
        </w:r>
        <w:proofErr w:type="spellEnd"/>
        <w:r>
          <w:rPr>
            <w:rFonts w:ascii="Arial" w:hAnsi="Arial"/>
            <w:b/>
          </w:rPr>
          <w:t xml:space="preserve"> 2015 set of 30 known </w:t>
        </w:r>
        <w:proofErr w:type="spellStart"/>
        <w:r>
          <w:rPr>
            <w:rFonts w:ascii="Arial" w:hAnsi="Arial"/>
            <w:b/>
          </w:rPr>
          <w:t>antitubercular</w:t>
        </w:r>
        <w:proofErr w:type="spellEnd"/>
        <w:r>
          <w:rPr>
            <w:rFonts w:ascii="Arial" w:hAnsi="Arial"/>
            <w:b/>
          </w:rPr>
          <w:t xml:space="preserve"> drugs.</w:t>
        </w:r>
      </w:ins>
    </w:p>
    <w:p w14:paraId="1FE4065D" w14:textId="77777777" w:rsidR="00A13A7E" w:rsidRDefault="00A13A7E" w:rsidP="00A13A7E">
      <w:pPr>
        <w:rPr>
          <w:ins w:id="219" w:author="Alex Perryman" w:date="2015-08-12T14:02:00Z"/>
          <w:rFonts w:ascii="Arial" w:hAnsi="Arial"/>
        </w:rPr>
      </w:pPr>
    </w:p>
    <w:tbl>
      <w:tblPr>
        <w:tblStyle w:val="TableGrid"/>
        <w:tblW w:w="9981" w:type="dxa"/>
        <w:tblLook w:val="04A0" w:firstRow="1" w:lastRow="0" w:firstColumn="1" w:lastColumn="0" w:noHBand="0" w:noVBand="1"/>
      </w:tblPr>
      <w:tblGrid>
        <w:gridCol w:w="1417"/>
        <w:gridCol w:w="1323"/>
        <w:gridCol w:w="1603"/>
        <w:gridCol w:w="1616"/>
        <w:gridCol w:w="1323"/>
        <w:gridCol w:w="1309"/>
        <w:gridCol w:w="1390"/>
      </w:tblGrid>
      <w:tr w:rsidR="00A13A7E" w:rsidRPr="00CF1E7E" w14:paraId="7B8671C9" w14:textId="77777777" w:rsidTr="00EF1282">
        <w:trPr>
          <w:ins w:id="220" w:author="Alex Perryman" w:date="2015-08-12T14:02:00Z"/>
        </w:trPr>
        <w:tc>
          <w:tcPr>
            <w:tcW w:w="1417" w:type="dxa"/>
            <w:vAlign w:val="center"/>
          </w:tcPr>
          <w:p w14:paraId="09D4DDED" w14:textId="77777777" w:rsidR="00A13A7E" w:rsidRPr="002A07F1" w:rsidRDefault="00A13A7E" w:rsidP="00EF1282">
            <w:pPr>
              <w:jc w:val="center"/>
              <w:rPr>
                <w:ins w:id="221" w:author="Alex Perryman" w:date="2015-08-12T14:02:00Z"/>
                <w:rFonts w:ascii="Arial" w:hAnsi="Arial" w:cs="Arial"/>
                <w:b/>
              </w:rPr>
            </w:pPr>
            <w:ins w:id="222" w:author="Alex Perryman" w:date="2015-08-12T14:02:00Z">
              <w:r w:rsidRPr="002A07F1">
                <w:rPr>
                  <w:rFonts w:ascii="Arial" w:hAnsi="Arial" w:cs="Arial"/>
                  <w:b/>
                </w:rPr>
                <w:t>Half-Life MLM</w:t>
              </w:r>
            </w:ins>
          </w:p>
        </w:tc>
        <w:tc>
          <w:tcPr>
            <w:tcW w:w="1323" w:type="dxa"/>
            <w:vAlign w:val="center"/>
          </w:tcPr>
          <w:p w14:paraId="46529328" w14:textId="77777777" w:rsidR="00A13A7E" w:rsidRPr="002A07F1" w:rsidRDefault="00A13A7E" w:rsidP="00EF1282">
            <w:pPr>
              <w:jc w:val="center"/>
              <w:rPr>
                <w:ins w:id="223" w:author="Alex Perryman" w:date="2015-08-12T14:02:00Z"/>
                <w:rFonts w:ascii="Arial" w:hAnsi="Arial" w:cs="Arial"/>
                <w:b/>
              </w:rPr>
            </w:pPr>
            <w:ins w:id="224" w:author="Alex Perryman" w:date="2015-08-12T14:02:00Z">
              <w:r w:rsidRPr="002A07F1">
                <w:rPr>
                  <w:rFonts w:ascii="Arial" w:hAnsi="Arial" w:cs="Arial"/>
                  <w:b/>
                </w:rPr>
                <w:t>External ROC score</w:t>
              </w:r>
              <w:r>
                <w:rPr>
                  <w:rFonts w:ascii="Arial" w:hAnsi="Arial" w:cs="Arial"/>
                  <w:b/>
                </w:rPr>
                <w:t xml:space="preserve"> </w:t>
              </w:r>
              <w:r w:rsidRPr="00862AA5">
                <w:rPr>
                  <w:rFonts w:ascii="Arial" w:hAnsi="Arial" w:cs="Arial"/>
                  <w:b/>
                  <w:vertAlign w:val="superscript"/>
                </w:rPr>
                <w:t>a</w:t>
              </w:r>
            </w:ins>
          </w:p>
        </w:tc>
        <w:tc>
          <w:tcPr>
            <w:tcW w:w="1603" w:type="dxa"/>
            <w:vAlign w:val="center"/>
          </w:tcPr>
          <w:p w14:paraId="68E43900" w14:textId="77777777" w:rsidR="00A13A7E" w:rsidRPr="002A07F1" w:rsidRDefault="00A13A7E" w:rsidP="00EF1282">
            <w:pPr>
              <w:jc w:val="center"/>
              <w:rPr>
                <w:ins w:id="225" w:author="Alex Perryman" w:date="2015-08-12T14:02:00Z"/>
                <w:rFonts w:ascii="Arial" w:hAnsi="Arial" w:cs="Arial"/>
                <w:b/>
              </w:rPr>
            </w:pPr>
            <w:ins w:id="226" w:author="Alex Perryman" w:date="2015-08-12T14:02:00Z">
              <w:r w:rsidRPr="002A07F1">
                <w:rPr>
                  <w:rFonts w:ascii="Arial" w:hAnsi="Arial" w:cs="Arial"/>
                  <w:b/>
                </w:rPr>
                <w:t>External Sensitivity</w:t>
              </w:r>
            </w:ins>
          </w:p>
          <w:p w14:paraId="166B9C2E" w14:textId="77777777" w:rsidR="00A13A7E" w:rsidRPr="002A07F1" w:rsidRDefault="00A13A7E" w:rsidP="00EF1282">
            <w:pPr>
              <w:jc w:val="center"/>
              <w:rPr>
                <w:ins w:id="227" w:author="Alex Perryman" w:date="2015-08-12T14:02:00Z"/>
                <w:rFonts w:ascii="Arial" w:hAnsi="Arial" w:cs="Arial"/>
                <w:b/>
              </w:rPr>
            </w:pPr>
            <w:ins w:id="228" w:author="Alex Perryman" w:date="2015-08-12T14:02:00Z">
              <w:r w:rsidRPr="002A07F1">
                <w:rPr>
                  <w:rFonts w:ascii="Arial" w:hAnsi="Arial" w:cs="Arial"/>
                  <w:b/>
                </w:rPr>
                <w:t>%</w:t>
              </w:r>
            </w:ins>
          </w:p>
        </w:tc>
        <w:tc>
          <w:tcPr>
            <w:tcW w:w="1616" w:type="dxa"/>
            <w:vAlign w:val="center"/>
          </w:tcPr>
          <w:p w14:paraId="395348C2" w14:textId="77777777" w:rsidR="00A13A7E" w:rsidRPr="002A07F1" w:rsidRDefault="00A13A7E" w:rsidP="00EF1282">
            <w:pPr>
              <w:jc w:val="center"/>
              <w:rPr>
                <w:ins w:id="229" w:author="Alex Perryman" w:date="2015-08-12T14:02:00Z"/>
                <w:rFonts w:ascii="Arial" w:hAnsi="Arial" w:cs="Arial"/>
                <w:b/>
              </w:rPr>
            </w:pPr>
            <w:ins w:id="230" w:author="Alex Perryman" w:date="2015-08-12T14:02:00Z">
              <w:r w:rsidRPr="002A07F1">
                <w:rPr>
                  <w:rFonts w:ascii="Arial" w:hAnsi="Arial" w:cs="Arial"/>
                  <w:b/>
                </w:rPr>
                <w:t>External Specificity</w:t>
              </w:r>
            </w:ins>
          </w:p>
          <w:p w14:paraId="4B1B0F38" w14:textId="77777777" w:rsidR="00A13A7E" w:rsidRPr="002A07F1" w:rsidRDefault="00A13A7E" w:rsidP="00EF1282">
            <w:pPr>
              <w:jc w:val="center"/>
              <w:rPr>
                <w:ins w:id="231" w:author="Alex Perryman" w:date="2015-08-12T14:02:00Z"/>
                <w:rFonts w:ascii="Arial" w:hAnsi="Arial" w:cs="Arial"/>
                <w:b/>
              </w:rPr>
            </w:pPr>
            <w:ins w:id="232" w:author="Alex Perryman" w:date="2015-08-12T14:02:00Z">
              <w:r w:rsidRPr="002A07F1">
                <w:rPr>
                  <w:rFonts w:ascii="Arial" w:hAnsi="Arial" w:cs="Arial"/>
                  <w:b/>
                </w:rPr>
                <w:t>%</w:t>
              </w:r>
            </w:ins>
          </w:p>
        </w:tc>
        <w:tc>
          <w:tcPr>
            <w:tcW w:w="1323" w:type="dxa"/>
            <w:vAlign w:val="center"/>
          </w:tcPr>
          <w:p w14:paraId="6823C1E4" w14:textId="77777777" w:rsidR="00A13A7E" w:rsidRPr="002A07F1" w:rsidRDefault="00A13A7E" w:rsidP="00EF1282">
            <w:pPr>
              <w:jc w:val="center"/>
              <w:rPr>
                <w:ins w:id="233" w:author="Alex Perryman" w:date="2015-08-12T14:02:00Z"/>
                <w:rFonts w:ascii="Arial" w:hAnsi="Arial" w:cs="Arial"/>
                <w:b/>
              </w:rPr>
            </w:pPr>
            <w:ins w:id="234" w:author="Alex Perryman" w:date="2015-08-12T14:02:00Z">
              <w:r w:rsidRPr="002A07F1">
                <w:rPr>
                  <w:rFonts w:ascii="Arial" w:hAnsi="Arial" w:cs="Arial"/>
                  <w:b/>
                </w:rPr>
                <w:t>External</w:t>
              </w:r>
            </w:ins>
          </w:p>
          <w:p w14:paraId="3ED22CE8" w14:textId="77777777" w:rsidR="00A13A7E" w:rsidRPr="002A07F1" w:rsidRDefault="00A13A7E" w:rsidP="00EF1282">
            <w:pPr>
              <w:jc w:val="center"/>
              <w:rPr>
                <w:ins w:id="235" w:author="Alex Perryman" w:date="2015-08-12T14:02:00Z"/>
                <w:rFonts w:ascii="Arial" w:hAnsi="Arial" w:cs="Arial"/>
                <w:b/>
              </w:rPr>
            </w:pPr>
            <w:proofErr w:type="spellStart"/>
            <w:ins w:id="236" w:author="Alex Perryman" w:date="2015-08-12T14:02:00Z">
              <w:r w:rsidRPr="002A07F1">
                <w:rPr>
                  <w:rFonts w:ascii="Arial" w:hAnsi="Arial" w:cs="Arial"/>
                  <w:b/>
                </w:rPr>
                <w:t>Concor</w:t>
              </w:r>
              <w:proofErr w:type="spellEnd"/>
              <w:r w:rsidRPr="002A07F1">
                <w:rPr>
                  <w:rFonts w:ascii="Arial" w:hAnsi="Arial" w:cs="Arial"/>
                  <w:b/>
                </w:rPr>
                <w:t>-dance</w:t>
              </w:r>
            </w:ins>
          </w:p>
          <w:p w14:paraId="20119B65" w14:textId="77777777" w:rsidR="00A13A7E" w:rsidRPr="002A07F1" w:rsidRDefault="00A13A7E" w:rsidP="00EF1282">
            <w:pPr>
              <w:jc w:val="center"/>
              <w:rPr>
                <w:ins w:id="237" w:author="Alex Perryman" w:date="2015-08-12T14:02:00Z"/>
                <w:rFonts w:ascii="Arial" w:hAnsi="Arial" w:cs="Arial"/>
                <w:b/>
              </w:rPr>
            </w:pPr>
            <w:ins w:id="238" w:author="Alex Perryman" w:date="2015-08-12T14:02:00Z">
              <w:r w:rsidRPr="002A07F1">
                <w:rPr>
                  <w:rFonts w:ascii="Arial" w:hAnsi="Arial" w:cs="Arial"/>
                  <w:b/>
                </w:rPr>
                <w:t>%</w:t>
              </w:r>
            </w:ins>
          </w:p>
        </w:tc>
        <w:tc>
          <w:tcPr>
            <w:tcW w:w="1309" w:type="dxa"/>
            <w:vAlign w:val="center"/>
          </w:tcPr>
          <w:p w14:paraId="5E8346BC" w14:textId="77777777" w:rsidR="00A13A7E" w:rsidRPr="002A07F1" w:rsidRDefault="00A13A7E" w:rsidP="00EF1282">
            <w:pPr>
              <w:jc w:val="center"/>
              <w:rPr>
                <w:ins w:id="239" w:author="Alex Perryman" w:date="2015-08-12T14:02:00Z"/>
                <w:rFonts w:ascii="Arial" w:hAnsi="Arial" w:cs="Arial"/>
                <w:b/>
              </w:rPr>
            </w:pPr>
            <w:ins w:id="240" w:author="Alex Perryman" w:date="2015-08-12T14:02:00Z">
              <w:r w:rsidRPr="002A07F1">
                <w:rPr>
                  <w:rFonts w:ascii="Arial" w:hAnsi="Arial" w:cs="Arial"/>
                  <w:b/>
                </w:rPr>
                <w:t>Stability</w:t>
              </w:r>
            </w:ins>
          </w:p>
          <w:p w14:paraId="6D3D7A5A" w14:textId="77777777" w:rsidR="00A13A7E" w:rsidRPr="002A07F1" w:rsidRDefault="00A13A7E" w:rsidP="00EF1282">
            <w:pPr>
              <w:jc w:val="center"/>
              <w:rPr>
                <w:ins w:id="241" w:author="Alex Perryman" w:date="2015-08-12T14:02:00Z"/>
                <w:rFonts w:ascii="Arial" w:hAnsi="Arial" w:cs="Arial"/>
                <w:b/>
              </w:rPr>
            </w:pPr>
            <w:ins w:id="242" w:author="Alex Perryman" w:date="2015-08-12T14:02:00Z">
              <w:r w:rsidRPr="002A07F1">
                <w:rPr>
                  <w:rFonts w:ascii="Arial" w:hAnsi="Arial" w:cs="Arial"/>
                  <w:b/>
                </w:rPr>
                <w:t>Hit Rate</w:t>
              </w:r>
              <w:r>
                <w:rPr>
                  <w:rFonts w:ascii="Arial" w:hAnsi="Arial" w:cs="Arial"/>
                  <w:b/>
                </w:rPr>
                <w:t xml:space="preserve"> </w:t>
              </w:r>
              <w:r w:rsidRPr="00862AA5">
                <w:rPr>
                  <w:rFonts w:ascii="Arial" w:hAnsi="Arial" w:cs="Arial"/>
                  <w:b/>
                  <w:vertAlign w:val="superscript"/>
                </w:rPr>
                <w:t>b</w:t>
              </w:r>
            </w:ins>
          </w:p>
        </w:tc>
        <w:tc>
          <w:tcPr>
            <w:tcW w:w="1390" w:type="dxa"/>
            <w:vAlign w:val="center"/>
          </w:tcPr>
          <w:p w14:paraId="6A8BC9A6" w14:textId="77777777" w:rsidR="00A13A7E" w:rsidRPr="002A07F1" w:rsidRDefault="00A13A7E" w:rsidP="00EF1282">
            <w:pPr>
              <w:jc w:val="center"/>
              <w:rPr>
                <w:ins w:id="243" w:author="Alex Perryman" w:date="2015-08-12T14:02:00Z"/>
                <w:rFonts w:ascii="Arial" w:hAnsi="Arial" w:cs="Arial"/>
                <w:b/>
              </w:rPr>
            </w:pPr>
            <w:ins w:id="244" w:author="Alex Perryman" w:date="2015-08-12T14:02:00Z">
              <w:r w:rsidRPr="002A07F1">
                <w:rPr>
                  <w:rFonts w:ascii="Arial" w:hAnsi="Arial" w:cs="Arial"/>
                  <w:b/>
                </w:rPr>
                <w:t>Unstable</w:t>
              </w:r>
            </w:ins>
          </w:p>
          <w:p w14:paraId="0FC3E85C" w14:textId="77777777" w:rsidR="00A13A7E" w:rsidRPr="002A07F1" w:rsidRDefault="00A13A7E" w:rsidP="00EF1282">
            <w:pPr>
              <w:jc w:val="center"/>
              <w:rPr>
                <w:ins w:id="245" w:author="Alex Perryman" w:date="2015-08-12T14:02:00Z"/>
                <w:rFonts w:ascii="Arial" w:hAnsi="Arial" w:cs="Arial"/>
                <w:b/>
              </w:rPr>
            </w:pPr>
            <w:ins w:id="246" w:author="Alex Perryman" w:date="2015-08-12T14:02:00Z">
              <w:r w:rsidRPr="002A07F1">
                <w:rPr>
                  <w:rFonts w:ascii="Arial" w:hAnsi="Arial" w:cs="Arial"/>
                  <w:b/>
                </w:rPr>
                <w:t>True –</w:t>
              </w:r>
            </w:ins>
          </w:p>
          <w:p w14:paraId="69B5B8FB" w14:textId="77777777" w:rsidR="00A13A7E" w:rsidRPr="002A07F1" w:rsidRDefault="00A13A7E" w:rsidP="00EF1282">
            <w:pPr>
              <w:jc w:val="center"/>
              <w:rPr>
                <w:ins w:id="247" w:author="Alex Perryman" w:date="2015-08-12T14:02:00Z"/>
                <w:rFonts w:ascii="Arial" w:hAnsi="Arial" w:cs="Arial"/>
                <w:b/>
              </w:rPr>
            </w:pPr>
            <w:ins w:id="248" w:author="Alex Perryman" w:date="2015-08-12T14:02:00Z">
              <w:r w:rsidRPr="002A07F1">
                <w:rPr>
                  <w:rFonts w:ascii="Arial" w:hAnsi="Arial" w:cs="Arial"/>
                  <w:b/>
                </w:rPr>
                <w:t>Filtered</w:t>
              </w:r>
              <w:r>
                <w:rPr>
                  <w:rFonts w:ascii="Arial" w:hAnsi="Arial" w:cs="Arial"/>
                  <w:b/>
                </w:rPr>
                <w:t xml:space="preserve"> </w:t>
              </w:r>
              <w:r w:rsidRPr="00862AA5">
                <w:rPr>
                  <w:rFonts w:ascii="Arial" w:hAnsi="Arial" w:cs="Arial"/>
                  <w:b/>
                  <w:vertAlign w:val="superscript"/>
                </w:rPr>
                <w:t>c</w:t>
              </w:r>
            </w:ins>
          </w:p>
        </w:tc>
      </w:tr>
      <w:tr w:rsidR="00A13A7E" w:rsidRPr="00CF1E7E" w14:paraId="3D3BF1D2" w14:textId="77777777" w:rsidTr="00EF1282">
        <w:trPr>
          <w:ins w:id="249" w:author="Alex Perryman" w:date="2015-08-12T14:02:00Z"/>
        </w:trPr>
        <w:tc>
          <w:tcPr>
            <w:tcW w:w="1417" w:type="dxa"/>
            <w:vAlign w:val="center"/>
          </w:tcPr>
          <w:p w14:paraId="6FC82ED7" w14:textId="77777777" w:rsidR="00A13A7E" w:rsidRPr="002A07F1" w:rsidRDefault="00A13A7E" w:rsidP="00EF1282">
            <w:pPr>
              <w:jc w:val="center"/>
              <w:rPr>
                <w:ins w:id="250" w:author="Alex Perryman" w:date="2015-08-12T14:02:00Z"/>
                <w:rFonts w:ascii="Arial" w:hAnsi="Arial" w:cs="Arial"/>
              </w:rPr>
            </w:pPr>
            <w:ins w:id="251" w:author="Alex Perryman" w:date="2015-08-12T14:02:00Z">
              <w:r w:rsidRPr="002A07F1">
                <w:rPr>
                  <w:rFonts w:ascii="Arial" w:hAnsi="Arial" w:cs="Arial"/>
                </w:rPr>
                <w:t>Full</w:t>
              </w:r>
            </w:ins>
          </w:p>
          <w:p w14:paraId="6DB9F400" w14:textId="77777777" w:rsidR="00A13A7E" w:rsidRPr="002A07F1" w:rsidRDefault="00A13A7E" w:rsidP="00EF1282">
            <w:pPr>
              <w:jc w:val="center"/>
              <w:rPr>
                <w:ins w:id="252" w:author="Alex Perryman" w:date="2015-08-12T14:02:00Z"/>
                <w:rFonts w:ascii="Arial" w:hAnsi="Arial" w:cs="Arial"/>
              </w:rPr>
            </w:pPr>
            <w:ins w:id="253" w:author="Alex Perryman" w:date="2015-08-12T14:02:00Z">
              <w:r w:rsidRPr="002A07F1">
                <w:rPr>
                  <w:rFonts w:ascii="Arial" w:hAnsi="Arial" w:cs="Arial"/>
                </w:rPr>
                <w:t>Half-Life</w:t>
              </w:r>
            </w:ins>
          </w:p>
          <w:p w14:paraId="11D2949F" w14:textId="77777777" w:rsidR="00A13A7E" w:rsidRPr="002A07F1" w:rsidRDefault="00A13A7E" w:rsidP="00EF1282">
            <w:pPr>
              <w:jc w:val="center"/>
              <w:rPr>
                <w:ins w:id="254" w:author="Alex Perryman" w:date="2015-08-12T14:02:00Z"/>
                <w:rFonts w:ascii="Arial" w:hAnsi="Arial" w:cs="Arial"/>
              </w:rPr>
            </w:pPr>
            <w:ins w:id="255" w:author="Alex Perryman" w:date="2015-08-12T14:02:00Z">
              <w:r w:rsidRPr="002A07F1">
                <w:rPr>
                  <w:rFonts w:ascii="Arial" w:hAnsi="Arial" w:cs="Arial"/>
                </w:rPr>
                <w:t>Bayesian</w:t>
              </w:r>
            </w:ins>
          </w:p>
        </w:tc>
        <w:tc>
          <w:tcPr>
            <w:tcW w:w="1323" w:type="dxa"/>
            <w:vAlign w:val="center"/>
          </w:tcPr>
          <w:p w14:paraId="569C4B89" w14:textId="77777777" w:rsidR="00A13A7E" w:rsidRPr="002A07F1" w:rsidRDefault="00A13A7E" w:rsidP="00EF1282">
            <w:pPr>
              <w:jc w:val="center"/>
              <w:rPr>
                <w:ins w:id="256" w:author="Alex Perryman" w:date="2015-08-12T14:02:00Z"/>
                <w:rFonts w:ascii="Arial" w:hAnsi="Arial" w:cs="Arial"/>
                <w:sz w:val="28"/>
                <w:szCs w:val="28"/>
              </w:rPr>
            </w:pPr>
            <w:ins w:id="257" w:author="Alex Perryman" w:date="2015-08-12T14:02:00Z">
              <w:r w:rsidRPr="002A07F1">
                <w:rPr>
                  <w:rFonts w:ascii="Arial" w:hAnsi="Arial" w:cs="Arial"/>
                  <w:bCs/>
                  <w:color w:val="000000" w:themeColor="text1"/>
                  <w:kern w:val="24"/>
                  <w:sz w:val="28"/>
                  <w:szCs w:val="28"/>
                </w:rPr>
                <w:t>0.704</w:t>
              </w:r>
            </w:ins>
          </w:p>
        </w:tc>
        <w:tc>
          <w:tcPr>
            <w:tcW w:w="1603" w:type="dxa"/>
            <w:vAlign w:val="center"/>
          </w:tcPr>
          <w:p w14:paraId="450AB451" w14:textId="77777777" w:rsidR="00A13A7E" w:rsidRPr="002A07F1" w:rsidRDefault="00A13A7E" w:rsidP="00EF1282">
            <w:pPr>
              <w:jc w:val="center"/>
              <w:rPr>
                <w:ins w:id="258" w:author="Alex Perryman" w:date="2015-08-12T14:02:00Z"/>
                <w:rFonts w:ascii="Arial" w:hAnsi="Arial" w:cs="Arial"/>
                <w:sz w:val="28"/>
                <w:szCs w:val="28"/>
              </w:rPr>
            </w:pPr>
            <w:ins w:id="259" w:author="Alex Perryman" w:date="2015-08-12T14:02:00Z">
              <w:r w:rsidRPr="002A07F1">
                <w:rPr>
                  <w:rFonts w:ascii="Arial" w:hAnsi="Arial" w:cs="Arial"/>
                  <w:bCs/>
                  <w:color w:val="000000" w:themeColor="text1"/>
                  <w:kern w:val="24"/>
                  <w:sz w:val="28"/>
                  <w:szCs w:val="28"/>
                </w:rPr>
                <w:t>81.5</w:t>
              </w:r>
            </w:ins>
          </w:p>
        </w:tc>
        <w:tc>
          <w:tcPr>
            <w:tcW w:w="1616" w:type="dxa"/>
            <w:vAlign w:val="center"/>
          </w:tcPr>
          <w:p w14:paraId="46B45055" w14:textId="77777777" w:rsidR="00A13A7E" w:rsidRPr="002A07F1" w:rsidRDefault="00A13A7E" w:rsidP="00EF1282">
            <w:pPr>
              <w:jc w:val="center"/>
              <w:rPr>
                <w:ins w:id="260" w:author="Alex Perryman" w:date="2015-08-12T14:02:00Z"/>
                <w:rFonts w:ascii="Arial" w:hAnsi="Arial" w:cs="Arial"/>
                <w:sz w:val="28"/>
                <w:szCs w:val="28"/>
              </w:rPr>
            </w:pPr>
            <w:ins w:id="261" w:author="Alex Perryman" w:date="2015-08-12T14:02:00Z">
              <w:r w:rsidRPr="002A07F1">
                <w:rPr>
                  <w:rFonts w:ascii="Arial" w:hAnsi="Arial" w:cs="Arial"/>
                  <w:bCs/>
                  <w:color w:val="000000" w:themeColor="text1"/>
                  <w:kern w:val="24"/>
                  <w:sz w:val="28"/>
                  <w:szCs w:val="28"/>
                </w:rPr>
                <w:t>33.3</w:t>
              </w:r>
            </w:ins>
          </w:p>
        </w:tc>
        <w:tc>
          <w:tcPr>
            <w:tcW w:w="1323" w:type="dxa"/>
            <w:vAlign w:val="center"/>
          </w:tcPr>
          <w:p w14:paraId="0E7A9C9B" w14:textId="77777777" w:rsidR="00A13A7E" w:rsidRPr="002A07F1" w:rsidRDefault="00A13A7E" w:rsidP="00EF1282">
            <w:pPr>
              <w:jc w:val="center"/>
              <w:rPr>
                <w:ins w:id="262" w:author="Alex Perryman" w:date="2015-08-12T14:02:00Z"/>
                <w:rFonts w:ascii="Arial" w:hAnsi="Arial" w:cs="Arial"/>
                <w:sz w:val="28"/>
                <w:szCs w:val="28"/>
              </w:rPr>
            </w:pPr>
            <w:ins w:id="263" w:author="Alex Perryman" w:date="2015-08-12T14:02:00Z">
              <w:r w:rsidRPr="002A07F1">
                <w:rPr>
                  <w:rFonts w:ascii="Arial" w:hAnsi="Arial" w:cs="Arial"/>
                  <w:bCs/>
                  <w:color w:val="000000" w:themeColor="text1"/>
                  <w:kern w:val="24"/>
                  <w:sz w:val="28"/>
                  <w:szCs w:val="28"/>
                </w:rPr>
                <w:t>76.7</w:t>
              </w:r>
            </w:ins>
          </w:p>
        </w:tc>
        <w:tc>
          <w:tcPr>
            <w:tcW w:w="1309" w:type="dxa"/>
            <w:vAlign w:val="center"/>
          </w:tcPr>
          <w:p w14:paraId="10D6A3FA" w14:textId="77777777" w:rsidR="00A13A7E" w:rsidRPr="002A07F1" w:rsidRDefault="00A13A7E" w:rsidP="00EF1282">
            <w:pPr>
              <w:jc w:val="center"/>
              <w:rPr>
                <w:ins w:id="264" w:author="Alex Perryman" w:date="2015-08-12T14:02:00Z"/>
                <w:rFonts w:ascii="Arial" w:hAnsi="Arial" w:cs="Arial"/>
                <w:sz w:val="28"/>
                <w:szCs w:val="28"/>
              </w:rPr>
            </w:pPr>
            <w:ins w:id="265" w:author="Alex Perryman" w:date="2015-08-12T14:02:00Z">
              <w:r w:rsidRPr="002A07F1">
                <w:rPr>
                  <w:rFonts w:ascii="Arial" w:hAnsi="Arial" w:cs="Arial"/>
                  <w:bCs/>
                  <w:color w:val="000000" w:themeColor="text1"/>
                  <w:kern w:val="24"/>
                  <w:sz w:val="28"/>
                  <w:szCs w:val="28"/>
                </w:rPr>
                <w:t>22 / 24</w:t>
              </w:r>
            </w:ins>
          </w:p>
        </w:tc>
        <w:tc>
          <w:tcPr>
            <w:tcW w:w="1390" w:type="dxa"/>
            <w:vAlign w:val="center"/>
          </w:tcPr>
          <w:p w14:paraId="155D741B" w14:textId="77777777" w:rsidR="00A13A7E" w:rsidRPr="002A07F1" w:rsidRDefault="00A13A7E" w:rsidP="00EF1282">
            <w:pPr>
              <w:jc w:val="center"/>
              <w:rPr>
                <w:ins w:id="266" w:author="Alex Perryman" w:date="2015-08-12T14:02:00Z"/>
                <w:rFonts w:ascii="Arial" w:hAnsi="Arial" w:cs="Arial"/>
                <w:sz w:val="28"/>
                <w:szCs w:val="28"/>
              </w:rPr>
            </w:pPr>
            <w:ins w:id="267" w:author="Alex Perryman" w:date="2015-08-12T14:02:00Z">
              <w:r w:rsidRPr="002A07F1">
                <w:rPr>
                  <w:rFonts w:ascii="Arial" w:hAnsi="Arial" w:cs="Arial"/>
                  <w:bCs/>
                  <w:color w:val="000000" w:themeColor="text1"/>
                  <w:kern w:val="24"/>
                  <w:sz w:val="28"/>
                  <w:szCs w:val="28"/>
                </w:rPr>
                <w:t>1 / 3</w:t>
              </w:r>
            </w:ins>
          </w:p>
        </w:tc>
      </w:tr>
      <w:tr w:rsidR="00A13A7E" w:rsidRPr="00CF1E7E" w14:paraId="3A0A0571" w14:textId="77777777" w:rsidTr="00EF1282">
        <w:trPr>
          <w:ins w:id="268" w:author="Alex Perryman" w:date="2015-08-12T14:02:00Z"/>
        </w:trPr>
        <w:tc>
          <w:tcPr>
            <w:tcW w:w="1417" w:type="dxa"/>
            <w:vAlign w:val="center"/>
          </w:tcPr>
          <w:p w14:paraId="3FB8E01A" w14:textId="77777777" w:rsidR="00A13A7E" w:rsidRPr="002A07F1" w:rsidRDefault="00A13A7E" w:rsidP="00EF1282">
            <w:pPr>
              <w:jc w:val="center"/>
              <w:rPr>
                <w:ins w:id="269" w:author="Alex Perryman" w:date="2015-08-12T14:02:00Z"/>
                <w:rFonts w:ascii="Arial" w:hAnsi="Arial" w:cs="Arial"/>
              </w:rPr>
            </w:pPr>
            <w:ins w:id="270" w:author="Alex Perryman" w:date="2015-08-12T14:02:00Z">
              <w:r w:rsidRPr="002A07F1">
                <w:rPr>
                  <w:rFonts w:ascii="Arial" w:hAnsi="Arial" w:cs="Arial"/>
                </w:rPr>
                <w:t>Pruned</w:t>
              </w:r>
            </w:ins>
          </w:p>
          <w:p w14:paraId="327A24FB" w14:textId="77777777" w:rsidR="00A13A7E" w:rsidRPr="002A07F1" w:rsidRDefault="00A13A7E" w:rsidP="00EF1282">
            <w:pPr>
              <w:jc w:val="center"/>
              <w:rPr>
                <w:ins w:id="271" w:author="Alex Perryman" w:date="2015-08-12T14:02:00Z"/>
                <w:rFonts w:ascii="Arial" w:hAnsi="Arial" w:cs="Arial"/>
              </w:rPr>
            </w:pPr>
            <w:ins w:id="272" w:author="Alex Perryman" w:date="2015-08-12T14:02:00Z">
              <w:r w:rsidRPr="002A07F1">
                <w:rPr>
                  <w:rFonts w:ascii="Arial" w:hAnsi="Arial" w:cs="Arial"/>
                </w:rPr>
                <w:t>Half-Life Bayesian</w:t>
              </w:r>
            </w:ins>
          </w:p>
        </w:tc>
        <w:tc>
          <w:tcPr>
            <w:tcW w:w="1323" w:type="dxa"/>
            <w:vAlign w:val="center"/>
          </w:tcPr>
          <w:p w14:paraId="12E97B5E" w14:textId="77777777" w:rsidR="00A13A7E" w:rsidRPr="002A07F1" w:rsidRDefault="00A13A7E" w:rsidP="00EF1282">
            <w:pPr>
              <w:jc w:val="center"/>
              <w:rPr>
                <w:ins w:id="273" w:author="Alex Perryman" w:date="2015-08-12T14:02:00Z"/>
                <w:rFonts w:ascii="Arial" w:hAnsi="Arial" w:cs="Arial"/>
                <w:sz w:val="28"/>
                <w:szCs w:val="28"/>
              </w:rPr>
            </w:pPr>
            <w:ins w:id="274" w:author="Alex Perryman" w:date="2015-08-12T14:02:00Z">
              <w:r w:rsidRPr="002A07F1">
                <w:rPr>
                  <w:rFonts w:ascii="Arial" w:hAnsi="Arial" w:cs="Arial"/>
                  <w:color w:val="000000" w:themeColor="text1"/>
                  <w:kern w:val="24"/>
                  <w:sz w:val="28"/>
                  <w:szCs w:val="28"/>
                </w:rPr>
                <w:t>0.778</w:t>
              </w:r>
            </w:ins>
          </w:p>
        </w:tc>
        <w:tc>
          <w:tcPr>
            <w:tcW w:w="1603" w:type="dxa"/>
            <w:vAlign w:val="center"/>
          </w:tcPr>
          <w:p w14:paraId="222E71E2" w14:textId="77777777" w:rsidR="00A13A7E" w:rsidRPr="002A07F1" w:rsidRDefault="00A13A7E" w:rsidP="00EF1282">
            <w:pPr>
              <w:jc w:val="center"/>
              <w:rPr>
                <w:ins w:id="275" w:author="Alex Perryman" w:date="2015-08-12T14:02:00Z"/>
                <w:rFonts w:ascii="Arial" w:hAnsi="Arial" w:cs="Arial"/>
                <w:sz w:val="28"/>
                <w:szCs w:val="28"/>
              </w:rPr>
            </w:pPr>
            <w:ins w:id="276" w:author="Alex Perryman" w:date="2015-08-12T14:02:00Z">
              <w:r w:rsidRPr="002A07F1">
                <w:rPr>
                  <w:rFonts w:ascii="Arial" w:hAnsi="Arial" w:cs="Arial"/>
                  <w:color w:val="000000" w:themeColor="text1"/>
                  <w:kern w:val="24"/>
                  <w:sz w:val="28"/>
                  <w:szCs w:val="28"/>
                </w:rPr>
                <w:t>81.5</w:t>
              </w:r>
            </w:ins>
          </w:p>
        </w:tc>
        <w:tc>
          <w:tcPr>
            <w:tcW w:w="1616" w:type="dxa"/>
            <w:vAlign w:val="center"/>
          </w:tcPr>
          <w:p w14:paraId="6AD3AF6F" w14:textId="77777777" w:rsidR="00A13A7E" w:rsidRPr="002A07F1" w:rsidRDefault="00A13A7E" w:rsidP="00EF1282">
            <w:pPr>
              <w:jc w:val="center"/>
              <w:rPr>
                <w:ins w:id="277" w:author="Alex Perryman" w:date="2015-08-12T14:02:00Z"/>
                <w:rFonts w:ascii="Arial" w:hAnsi="Arial" w:cs="Arial"/>
                <w:sz w:val="28"/>
                <w:szCs w:val="28"/>
              </w:rPr>
            </w:pPr>
            <w:ins w:id="278" w:author="Alex Perryman" w:date="2015-08-12T14:02:00Z">
              <w:r w:rsidRPr="002A07F1">
                <w:rPr>
                  <w:rFonts w:ascii="Arial" w:hAnsi="Arial" w:cs="Arial"/>
                  <w:color w:val="000000" w:themeColor="text1"/>
                  <w:kern w:val="24"/>
                  <w:sz w:val="28"/>
                  <w:szCs w:val="28"/>
                </w:rPr>
                <w:t>33.3</w:t>
              </w:r>
            </w:ins>
          </w:p>
        </w:tc>
        <w:tc>
          <w:tcPr>
            <w:tcW w:w="1323" w:type="dxa"/>
            <w:vAlign w:val="center"/>
          </w:tcPr>
          <w:p w14:paraId="55FE2857" w14:textId="77777777" w:rsidR="00A13A7E" w:rsidRPr="002A07F1" w:rsidRDefault="00A13A7E" w:rsidP="00EF1282">
            <w:pPr>
              <w:jc w:val="center"/>
              <w:rPr>
                <w:ins w:id="279" w:author="Alex Perryman" w:date="2015-08-12T14:02:00Z"/>
                <w:rFonts w:ascii="Arial" w:hAnsi="Arial" w:cs="Arial"/>
                <w:sz w:val="28"/>
                <w:szCs w:val="28"/>
              </w:rPr>
            </w:pPr>
            <w:ins w:id="280" w:author="Alex Perryman" w:date="2015-08-12T14:02:00Z">
              <w:r w:rsidRPr="002A07F1">
                <w:rPr>
                  <w:rFonts w:ascii="Arial" w:hAnsi="Arial" w:cs="Arial"/>
                  <w:color w:val="000000" w:themeColor="text1"/>
                  <w:kern w:val="24"/>
                  <w:sz w:val="28"/>
                  <w:szCs w:val="28"/>
                </w:rPr>
                <w:t>76.7</w:t>
              </w:r>
            </w:ins>
          </w:p>
        </w:tc>
        <w:tc>
          <w:tcPr>
            <w:tcW w:w="1309" w:type="dxa"/>
            <w:vAlign w:val="center"/>
          </w:tcPr>
          <w:p w14:paraId="125E648E" w14:textId="77777777" w:rsidR="00A13A7E" w:rsidRPr="002A07F1" w:rsidRDefault="00A13A7E" w:rsidP="00EF1282">
            <w:pPr>
              <w:jc w:val="center"/>
              <w:rPr>
                <w:ins w:id="281" w:author="Alex Perryman" w:date="2015-08-12T14:02:00Z"/>
                <w:rFonts w:ascii="Arial" w:hAnsi="Arial" w:cs="Arial"/>
                <w:sz w:val="28"/>
                <w:szCs w:val="28"/>
              </w:rPr>
            </w:pPr>
            <w:ins w:id="282" w:author="Alex Perryman" w:date="2015-08-12T14:02:00Z">
              <w:r w:rsidRPr="002A07F1">
                <w:rPr>
                  <w:rFonts w:ascii="Arial" w:hAnsi="Arial" w:cs="Arial"/>
                  <w:color w:val="000000" w:themeColor="text1"/>
                  <w:kern w:val="24"/>
                  <w:sz w:val="28"/>
                  <w:szCs w:val="28"/>
                </w:rPr>
                <w:t>22 / 24</w:t>
              </w:r>
            </w:ins>
          </w:p>
        </w:tc>
        <w:tc>
          <w:tcPr>
            <w:tcW w:w="1390" w:type="dxa"/>
            <w:vAlign w:val="center"/>
          </w:tcPr>
          <w:p w14:paraId="4A4451FC" w14:textId="77777777" w:rsidR="00A13A7E" w:rsidRPr="002A07F1" w:rsidRDefault="00A13A7E" w:rsidP="00EF1282">
            <w:pPr>
              <w:jc w:val="center"/>
              <w:rPr>
                <w:ins w:id="283" w:author="Alex Perryman" w:date="2015-08-12T14:02:00Z"/>
                <w:rFonts w:ascii="Arial" w:hAnsi="Arial" w:cs="Arial"/>
                <w:sz w:val="28"/>
                <w:szCs w:val="28"/>
              </w:rPr>
            </w:pPr>
            <w:ins w:id="284" w:author="Alex Perryman" w:date="2015-08-12T14:02:00Z">
              <w:r w:rsidRPr="002A07F1">
                <w:rPr>
                  <w:rFonts w:ascii="Arial" w:hAnsi="Arial" w:cs="Arial"/>
                  <w:color w:val="000000" w:themeColor="text1"/>
                  <w:kern w:val="24"/>
                  <w:sz w:val="28"/>
                  <w:szCs w:val="28"/>
                </w:rPr>
                <w:t>1 / 3</w:t>
              </w:r>
            </w:ins>
          </w:p>
        </w:tc>
      </w:tr>
      <w:tr w:rsidR="00A13A7E" w:rsidRPr="00CF1E7E" w14:paraId="062E02CD" w14:textId="77777777" w:rsidTr="00EF1282">
        <w:trPr>
          <w:ins w:id="285" w:author="Alex Perryman" w:date="2015-08-12T14:02:00Z"/>
        </w:trPr>
        <w:tc>
          <w:tcPr>
            <w:tcW w:w="1417" w:type="dxa"/>
            <w:vAlign w:val="center"/>
          </w:tcPr>
          <w:p w14:paraId="2D7F922C" w14:textId="77777777" w:rsidR="00A13A7E" w:rsidRPr="002A07F1" w:rsidRDefault="00A13A7E" w:rsidP="00EF1282">
            <w:pPr>
              <w:jc w:val="center"/>
              <w:rPr>
                <w:ins w:id="286" w:author="Alex Perryman" w:date="2015-08-12T14:02:00Z"/>
                <w:rFonts w:ascii="Arial" w:hAnsi="Arial" w:cs="Arial"/>
              </w:rPr>
            </w:pPr>
            <w:ins w:id="287" w:author="Alex Perryman" w:date="2015-08-12T14:02:00Z">
              <w:r w:rsidRPr="002A07F1">
                <w:rPr>
                  <w:rFonts w:ascii="Arial" w:hAnsi="Arial" w:cs="Arial"/>
                </w:rPr>
                <w:t>Full</w:t>
              </w:r>
            </w:ins>
          </w:p>
          <w:p w14:paraId="12177ED3" w14:textId="77777777" w:rsidR="00A13A7E" w:rsidRPr="002A07F1" w:rsidRDefault="00A13A7E" w:rsidP="00EF1282">
            <w:pPr>
              <w:jc w:val="center"/>
              <w:rPr>
                <w:ins w:id="288" w:author="Alex Perryman" w:date="2015-08-12T14:02:00Z"/>
                <w:rFonts w:ascii="Arial" w:hAnsi="Arial" w:cs="Arial"/>
              </w:rPr>
            </w:pPr>
            <w:ins w:id="289" w:author="Alex Perryman" w:date="2015-08-12T14:02:00Z">
              <w:r w:rsidRPr="002A07F1">
                <w:rPr>
                  <w:rFonts w:ascii="Arial" w:hAnsi="Arial" w:cs="Arial"/>
                </w:rPr>
                <w:t>Half-Life SVM</w:t>
              </w:r>
            </w:ins>
          </w:p>
        </w:tc>
        <w:tc>
          <w:tcPr>
            <w:tcW w:w="1323" w:type="dxa"/>
            <w:vAlign w:val="center"/>
          </w:tcPr>
          <w:p w14:paraId="2A691A27" w14:textId="77777777" w:rsidR="00A13A7E" w:rsidRPr="002A07F1" w:rsidRDefault="00A13A7E" w:rsidP="00EF1282">
            <w:pPr>
              <w:jc w:val="center"/>
              <w:rPr>
                <w:ins w:id="290" w:author="Alex Perryman" w:date="2015-08-12T14:02:00Z"/>
                <w:rFonts w:ascii="Arial" w:hAnsi="Arial" w:cs="Arial"/>
                <w:sz w:val="28"/>
                <w:szCs w:val="28"/>
              </w:rPr>
            </w:pPr>
          </w:p>
        </w:tc>
        <w:tc>
          <w:tcPr>
            <w:tcW w:w="1603" w:type="dxa"/>
            <w:vAlign w:val="center"/>
          </w:tcPr>
          <w:p w14:paraId="1D1D182C" w14:textId="77777777" w:rsidR="00A13A7E" w:rsidRPr="002A07F1" w:rsidRDefault="00A13A7E" w:rsidP="00EF1282">
            <w:pPr>
              <w:jc w:val="center"/>
              <w:rPr>
                <w:ins w:id="291" w:author="Alex Perryman" w:date="2015-08-12T14:02:00Z"/>
                <w:rFonts w:ascii="Arial" w:hAnsi="Arial" w:cs="Arial"/>
                <w:sz w:val="28"/>
                <w:szCs w:val="28"/>
              </w:rPr>
            </w:pPr>
            <w:ins w:id="292" w:author="Alex Perryman" w:date="2015-08-12T14:02:00Z">
              <w:r w:rsidRPr="002A07F1">
                <w:rPr>
                  <w:rFonts w:ascii="Arial" w:hAnsi="Arial" w:cs="Arial"/>
                  <w:color w:val="000000" w:themeColor="text1"/>
                  <w:kern w:val="24"/>
                  <w:sz w:val="28"/>
                  <w:szCs w:val="28"/>
                </w:rPr>
                <w:t>22.2</w:t>
              </w:r>
            </w:ins>
          </w:p>
        </w:tc>
        <w:tc>
          <w:tcPr>
            <w:tcW w:w="1616" w:type="dxa"/>
            <w:vAlign w:val="center"/>
          </w:tcPr>
          <w:p w14:paraId="003506D6" w14:textId="77777777" w:rsidR="00A13A7E" w:rsidRPr="002A07F1" w:rsidRDefault="00A13A7E" w:rsidP="00EF1282">
            <w:pPr>
              <w:jc w:val="center"/>
              <w:rPr>
                <w:ins w:id="293" w:author="Alex Perryman" w:date="2015-08-12T14:02:00Z"/>
                <w:rFonts w:ascii="Arial" w:hAnsi="Arial" w:cs="Arial"/>
                <w:sz w:val="28"/>
                <w:szCs w:val="28"/>
              </w:rPr>
            </w:pPr>
            <w:ins w:id="294" w:author="Alex Perryman" w:date="2015-08-12T14:02:00Z">
              <w:r w:rsidRPr="002A07F1">
                <w:rPr>
                  <w:rFonts w:ascii="Arial" w:hAnsi="Arial" w:cs="Arial"/>
                  <w:color w:val="000000" w:themeColor="text1"/>
                  <w:kern w:val="24"/>
                  <w:sz w:val="28"/>
                  <w:szCs w:val="28"/>
                </w:rPr>
                <w:t>66.7</w:t>
              </w:r>
            </w:ins>
          </w:p>
        </w:tc>
        <w:tc>
          <w:tcPr>
            <w:tcW w:w="1323" w:type="dxa"/>
            <w:vAlign w:val="center"/>
          </w:tcPr>
          <w:p w14:paraId="0D53F1B9" w14:textId="77777777" w:rsidR="00A13A7E" w:rsidRPr="002A07F1" w:rsidRDefault="00A13A7E" w:rsidP="00EF1282">
            <w:pPr>
              <w:jc w:val="center"/>
              <w:rPr>
                <w:ins w:id="295" w:author="Alex Perryman" w:date="2015-08-12T14:02:00Z"/>
                <w:rFonts w:ascii="Arial" w:hAnsi="Arial" w:cs="Arial"/>
                <w:sz w:val="28"/>
                <w:szCs w:val="28"/>
              </w:rPr>
            </w:pPr>
            <w:ins w:id="296" w:author="Alex Perryman" w:date="2015-08-12T14:02:00Z">
              <w:r w:rsidRPr="002A07F1">
                <w:rPr>
                  <w:rFonts w:ascii="Arial" w:hAnsi="Arial" w:cs="Arial"/>
                  <w:color w:val="000000" w:themeColor="text1"/>
                  <w:kern w:val="24"/>
                  <w:sz w:val="28"/>
                  <w:szCs w:val="28"/>
                </w:rPr>
                <w:t>26.7</w:t>
              </w:r>
            </w:ins>
          </w:p>
        </w:tc>
        <w:tc>
          <w:tcPr>
            <w:tcW w:w="1309" w:type="dxa"/>
            <w:vAlign w:val="center"/>
          </w:tcPr>
          <w:p w14:paraId="686CFF9A" w14:textId="77777777" w:rsidR="00A13A7E" w:rsidRPr="002A07F1" w:rsidRDefault="00A13A7E" w:rsidP="00EF1282">
            <w:pPr>
              <w:jc w:val="center"/>
              <w:rPr>
                <w:ins w:id="297" w:author="Alex Perryman" w:date="2015-08-12T14:02:00Z"/>
                <w:rFonts w:ascii="Arial" w:hAnsi="Arial" w:cs="Arial"/>
                <w:sz w:val="28"/>
                <w:szCs w:val="28"/>
              </w:rPr>
            </w:pPr>
            <w:ins w:id="298" w:author="Alex Perryman" w:date="2015-08-12T14:02:00Z">
              <w:r w:rsidRPr="002A07F1">
                <w:rPr>
                  <w:rFonts w:ascii="Arial" w:hAnsi="Arial" w:cs="Arial"/>
                  <w:color w:val="000000" w:themeColor="text1"/>
                  <w:kern w:val="24"/>
                  <w:sz w:val="28"/>
                  <w:szCs w:val="28"/>
                </w:rPr>
                <w:t>6 / 7</w:t>
              </w:r>
            </w:ins>
          </w:p>
        </w:tc>
        <w:tc>
          <w:tcPr>
            <w:tcW w:w="1390" w:type="dxa"/>
            <w:vAlign w:val="center"/>
          </w:tcPr>
          <w:p w14:paraId="3896A468" w14:textId="77777777" w:rsidR="00A13A7E" w:rsidRPr="002A07F1" w:rsidRDefault="00A13A7E" w:rsidP="00EF1282">
            <w:pPr>
              <w:jc w:val="center"/>
              <w:rPr>
                <w:ins w:id="299" w:author="Alex Perryman" w:date="2015-08-12T14:02:00Z"/>
                <w:rFonts w:ascii="Arial" w:hAnsi="Arial" w:cs="Arial"/>
                <w:sz w:val="28"/>
                <w:szCs w:val="28"/>
              </w:rPr>
            </w:pPr>
            <w:ins w:id="300" w:author="Alex Perryman" w:date="2015-08-12T14:02:00Z">
              <w:r w:rsidRPr="002A07F1">
                <w:rPr>
                  <w:rFonts w:ascii="Arial" w:hAnsi="Arial" w:cs="Arial"/>
                  <w:color w:val="000000" w:themeColor="text1"/>
                  <w:kern w:val="24"/>
                  <w:sz w:val="28"/>
                  <w:szCs w:val="28"/>
                </w:rPr>
                <w:t>2 / 3</w:t>
              </w:r>
            </w:ins>
          </w:p>
        </w:tc>
      </w:tr>
      <w:tr w:rsidR="00A13A7E" w:rsidRPr="00CF1E7E" w14:paraId="406297F4" w14:textId="77777777" w:rsidTr="00EF1282">
        <w:trPr>
          <w:ins w:id="301" w:author="Alex Perryman" w:date="2015-08-12T14:02:00Z"/>
        </w:trPr>
        <w:tc>
          <w:tcPr>
            <w:tcW w:w="1417" w:type="dxa"/>
            <w:vAlign w:val="center"/>
          </w:tcPr>
          <w:p w14:paraId="2E2E1DDC" w14:textId="77777777" w:rsidR="00A13A7E" w:rsidRPr="002A07F1" w:rsidRDefault="00A13A7E" w:rsidP="00EF1282">
            <w:pPr>
              <w:jc w:val="center"/>
              <w:rPr>
                <w:ins w:id="302" w:author="Alex Perryman" w:date="2015-08-12T14:02:00Z"/>
                <w:rFonts w:ascii="Arial" w:hAnsi="Arial" w:cs="Arial"/>
              </w:rPr>
            </w:pPr>
            <w:ins w:id="303" w:author="Alex Perryman" w:date="2015-08-12T14:02:00Z">
              <w:r w:rsidRPr="002A07F1">
                <w:rPr>
                  <w:rFonts w:ascii="Arial" w:hAnsi="Arial" w:cs="Arial"/>
                </w:rPr>
                <w:t>Pruned</w:t>
              </w:r>
            </w:ins>
          </w:p>
          <w:p w14:paraId="3A3C3AEB" w14:textId="77777777" w:rsidR="00A13A7E" w:rsidRPr="002A07F1" w:rsidRDefault="00A13A7E" w:rsidP="00EF1282">
            <w:pPr>
              <w:jc w:val="center"/>
              <w:rPr>
                <w:ins w:id="304" w:author="Alex Perryman" w:date="2015-08-12T14:02:00Z"/>
                <w:rFonts w:ascii="Arial" w:hAnsi="Arial" w:cs="Arial"/>
              </w:rPr>
            </w:pPr>
            <w:ins w:id="305" w:author="Alex Perryman" w:date="2015-08-12T14:02:00Z">
              <w:r w:rsidRPr="002A07F1">
                <w:rPr>
                  <w:rFonts w:ascii="Arial" w:hAnsi="Arial" w:cs="Arial"/>
                </w:rPr>
                <w:t>Half-Life SVM</w:t>
              </w:r>
            </w:ins>
          </w:p>
        </w:tc>
        <w:tc>
          <w:tcPr>
            <w:tcW w:w="1323" w:type="dxa"/>
            <w:vAlign w:val="center"/>
          </w:tcPr>
          <w:p w14:paraId="33AD137A" w14:textId="77777777" w:rsidR="00A13A7E" w:rsidRPr="002A07F1" w:rsidRDefault="00A13A7E" w:rsidP="00EF1282">
            <w:pPr>
              <w:jc w:val="center"/>
              <w:rPr>
                <w:ins w:id="306" w:author="Alex Perryman" w:date="2015-08-12T14:02:00Z"/>
                <w:rFonts w:ascii="Arial" w:hAnsi="Arial" w:cs="Arial"/>
                <w:sz w:val="28"/>
                <w:szCs w:val="28"/>
              </w:rPr>
            </w:pPr>
          </w:p>
        </w:tc>
        <w:tc>
          <w:tcPr>
            <w:tcW w:w="1603" w:type="dxa"/>
            <w:vAlign w:val="center"/>
          </w:tcPr>
          <w:p w14:paraId="11D0FB73" w14:textId="77777777" w:rsidR="00A13A7E" w:rsidRPr="002A07F1" w:rsidRDefault="00A13A7E" w:rsidP="00EF1282">
            <w:pPr>
              <w:jc w:val="center"/>
              <w:rPr>
                <w:ins w:id="307" w:author="Alex Perryman" w:date="2015-08-12T14:02:00Z"/>
                <w:rFonts w:ascii="Arial" w:hAnsi="Arial" w:cs="Arial"/>
                <w:sz w:val="28"/>
                <w:szCs w:val="28"/>
              </w:rPr>
            </w:pPr>
            <w:ins w:id="308" w:author="Alex Perryman" w:date="2015-08-12T14:02:00Z">
              <w:r w:rsidRPr="002A07F1">
                <w:rPr>
                  <w:rFonts w:ascii="Arial" w:hAnsi="Arial" w:cs="Arial"/>
                  <w:color w:val="000000" w:themeColor="text1"/>
                  <w:kern w:val="24"/>
                  <w:sz w:val="28"/>
                  <w:szCs w:val="28"/>
                </w:rPr>
                <w:t>59.3</w:t>
              </w:r>
            </w:ins>
          </w:p>
        </w:tc>
        <w:tc>
          <w:tcPr>
            <w:tcW w:w="1616" w:type="dxa"/>
            <w:vAlign w:val="center"/>
          </w:tcPr>
          <w:p w14:paraId="194B333C" w14:textId="77777777" w:rsidR="00A13A7E" w:rsidRPr="002A07F1" w:rsidRDefault="00A13A7E" w:rsidP="00EF1282">
            <w:pPr>
              <w:jc w:val="center"/>
              <w:rPr>
                <w:ins w:id="309" w:author="Alex Perryman" w:date="2015-08-12T14:02:00Z"/>
                <w:rFonts w:ascii="Arial" w:hAnsi="Arial" w:cs="Arial"/>
                <w:sz w:val="28"/>
                <w:szCs w:val="28"/>
              </w:rPr>
            </w:pPr>
            <w:ins w:id="310" w:author="Alex Perryman" w:date="2015-08-12T14:02:00Z">
              <w:r w:rsidRPr="002A07F1">
                <w:rPr>
                  <w:rFonts w:ascii="Arial" w:hAnsi="Arial" w:cs="Arial"/>
                  <w:color w:val="000000" w:themeColor="text1"/>
                  <w:kern w:val="24"/>
                  <w:sz w:val="28"/>
                  <w:szCs w:val="28"/>
                </w:rPr>
                <w:t>66.7</w:t>
              </w:r>
            </w:ins>
          </w:p>
        </w:tc>
        <w:tc>
          <w:tcPr>
            <w:tcW w:w="1323" w:type="dxa"/>
            <w:vAlign w:val="center"/>
          </w:tcPr>
          <w:p w14:paraId="74F95112" w14:textId="77777777" w:rsidR="00A13A7E" w:rsidRPr="002A07F1" w:rsidRDefault="00A13A7E" w:rsidP="00EF1282">
            <w:pPr>
              <w:jc w:val="center"/>
              <w:rPr>
                <w:ins w:id="311" w:author="Alex Perryman" w:date="2015-08-12T14:02:00Z"/>
                <w:rFonts w:ascii="Arial" w:hAnsi="Arial" w:cs="Arial"/>
                <w:sz w:val="28"/>
                <w:szCs w:val="28"/>
              </w:rPr>
            </w:pPr>
            <w:ins w:id="312" w:author="Alex Perryman" w:date="2015-08-12T14:02:00Z">
              <w:r w:rsidRPr="002A07F1">
                <w:rPr>
                  <w:rFonts w:ascii="Arial" w:hAnsi="Arial" w:cs="Arial"/>
                  <w:color w:val="000000" w:themeColor="text1"/>
                  <w:kern w:val="24"/>
                  <w:sz w:val="28"/>
                  <w:szCs w:val="28"/>
                </w:rPr>
                <w:t>60.0</w:t>
              </w:r>
            </w:ins>
          </w:p>
        </w:tc>
        <w:tc>
          <w:tcPr>
            <w:tcW w:w="1309" w:type="dxa"/>
            <w:vAlign w:val="center"/>
          </w:tcPr>
          <w:p w14:paraId="1BA81C4C" w14:textId="77777777" w:rsidR="00A13A7E" w:rsidRPr="002A07F1" w:rsidRDefault="00A13A7E" w:rsidP="00EF1282">
            <w:pPr>
              <w:jc w:val="center"/>
              <w:rPr>
                <w:ins w:id="313" w:author="Alex Perryman" w:date="2015-08-12T14:02:00Z"/>
                <w:rFonts w:ascii="Arial" w:hAnsi="Arial" w:cs="Arial"/>
                <w:sz w:val="28"/>
                <w:szCs w:val="28"/>
              </w:rPr>
            </w:pPr>
            <w:ins w:id="314" w:author="Alex Perryman" w:date="2015-08-12T14:02:00Z">
              <w:r w:rsidRPr="002A07F1">
                <w:rPr>
                  <w:rFonts w:ascii="Arial" w:hAnsi="Arial" w:cs="Arial"/>
                  <w:color w:val="000000" w:themeColor="text1"/>
                  <w:kern w:val="24"/>
                  <w:sz w:val="28"/>
                  <w:szCs w:val="28"/>
                </w:rPr>
                <w:t>16 / 17</w:t>
              </w:r>
            </w:ins>
          </w:p>
        </w:tc>
        <w:tc>
          <w:tcPr>
            <w:tcW w:w="1390" w:type="dxa"/>
            <w:vAlign w:val="center"/>
          </w:tcPr>
          <w:p w14:paraId="1B5253B9" w14:textId="77777777" w:rsidR="00A13A7E" w:rsidRPr="002A07F1" w:rsidRDefault="00A13A7E" w:rsidP="00EF1282">
            <w:pPr>
              <w:jc w:val="center"/>
              <w:rPr>
                <w:ins w:id="315" w:author="Alex Perryman" w:date="2015-08-12T14:02:00Z"/>
                <w:rFonts w:ascii="Arial" w:hAnsi="Arial" w:cs="Arial"/>
                <w:sz w:val="28"/>
                <w:szCs w:val="28"/>
              </w:rPr>
            </w:pPr>
            <w:ins w:id="316" w:author="Alex Perryman" w:date="2015-08-12T14:02:00Z">
              <w:r w:rsidRPr="002A07F1">
                <w:rPr>
                  <w:rFonts w:ascii="Arial" w:hAnsi="Arial" w:cs="Arial"/>
                  <w:color w:val="000000" w:themeColor="text1"/>
                  <w:kern w:val="24"/>
                  <w:sz w:val="28"/>
                  <w:szCs w:val="28"/>
                </w:rPr>
                <w:t>2 / 3</w:t>
              </w:r>
            </w:ins>
          </w:p>
        </w:tc>
      </w:tr>
      <w:tr w:rsidR="00A13A7E" w:rsidRPr="00CF1E7E" w14:paraId="34A5E039" w14:textId="77777777" w:rsidTr="00EF1282">
        <w:trPr>
          <w:ins w:id="317" w:author="Alex Perryman" w:date="2015-08-12T14:02:00Z"/>
        </w:trPr>
        <w:tc>
          <w:tcPr>
            <w:tcW w:w="1417" w:type="dxa"/>
            <w:vAlign w:val="center"/>
          </w:tcPr>
          <w:p w14:paraId="216C4AE0" w14:textId="77777777" w:rsidR="00A13A7E" w:rsidRPr="002A07F1" w:rsidRDefault="00A13A7E" w:rsidP="00EF1282">
            <w:pPr>
              <w:jc w:val="center"/>
              <w:rPr>
                <w:ins w:id="318" w:author="Alex Perryman" w:date="2015-08-12T14:02:00Z"/>
                <w:rFonts w:ascii="Arial" w:hAnsi="Arial" w:cs="Arial"/>
              </w:rPr>
            </w:pPr>
            <w:ins w:id="319" w:author="Alex Perryman" w:date="2015-08-12T14:02:00Z">
              <w:r w:rsidRPr="002A07F1">
                <w:rPr>
                  <w:rFonts w:ascii="Arial" w:hAnsi="Arial" w:cs="Arial"/>
                </w:rPr>
                <w:t>Full</w:t>
              </w:r>
            </w:ins>
          </w:p>
          <w:p w14:paraId="5281480B" w14:textId="77777777" w:rsidR="00A13A7E" w:rsidRPr="002A07F1" w:rsidRDefault="00A13A7E" w:rsidP="00EF1282">
            <w:pPr>
              <w:jc w:val="center"/>
              <w:rPr>
                <w:ins w:id="320" w:author="Alex Perryman" w:date="2015-08-12T14:02:00Z"/>
                <w:rFonts w:ascii="Arial" w:hAnsi="Arial" w:cs="Arial"/>
              </w:rPr>
            </w:pPr>
            <w:ins w:id="321" w:author="Alex Perryman" w:date="2015-08-12T14:02:00Z">
              <w:r w:rsidRPr="002A07F1">
                <w:rPr>
                  <w:rFonts w:ascii="Arial" w:hAnsi="Arial" w:cs="Arial"/>
                </w:rPr>
                <w:t>Half-Life Random Forest</w:t>
              </w:r>
            </w:ins>
          </w:p>
        </w:tc>
        <w:tc>
          <w:tcPr>
            <w:tcW w:w="1323" w:type="dxa"/>
            <w:vAlign w:val="center"/>
          </w:tcPr>
          <w:p w14:paraId="44B5B193" w14:textId="77777777" w:rsidR="00A13A7E" w:rsidRPr="002A07F1" w:rsidRDefault="00A13A7E" w:rsidP="00EF1282">
            <w:pPr>
              <w:jc w:val="center"/>
              <w:rPr>
                <w:ins w:id="322" w:author="Alex Perryman" w:date="2015-08-12T14:02:00Z"/>
                <w:rFonts w:ascii="Arial" w:hAnsi="Arial" w:cs="Arial"/>
                <w:sz w:val="28"/>
                <w:szCs w:val="28"/>
              </w:rPr>
            </w:pPr>
            <w:ins w:id="323" w:author="Alex Perryman" w:date="2015-08-12T14:02:00Z">
              <w:r w:rsidRPr="002A07F1">
                <w:rPr>
                  <w:rFonts w:ascii="Arial" w:hAnsi="Arial" w:cs="Arial"/>
                  <w:color w:val="000000" w:themeColor="text1"/>
                  <w:kern w:val="24"/>
                  <w:sz w:val="28"/>
                  <w:szCs w:val="28"/>
                </w:rPr>
                <w:t>0.716</w:t>
              </w:r>
            </w:ins>
          </w:p>
        </w:tc>
        <w:tc>
          <w:tcPr>
            <w:tcW w:w="1603" w:type="dxa"/>
            <w:vAlign w:val="center"/>
          </w:tcPr>
          <w:p w14:paraId="096A3D9B" w14:textId="77777777" w:rsidR="00A13A7E" w:rsidRPr="002A07F1" w:rsidRDefault="00A13A7E" w:rsidP="00EF1282">
            <w:pPr>
              <w:jc w:val="center"/>
              <w:rPr>
                <w:ins w:id="324" w:author="Alex Perryman" w:date="2015-08-12T14:02:00Z"/>
                <w:rFonts w:ascii="Arial" w:hAnsi="Arial" w:cs="Arial"/>
                <w:sz w:val="28"/>
                <w:szCs w:val="28"/>
              </w:rPr>
            </w:pPr>
            <w:ins w:id="325" w:author="Alex Perryman" w:date="2015-08-12T14:02:00Z">
              <w:r w:rsidRPr="002A07F1">
                <w:rPr>
                  <w:rFonts w:ascii="Arial" w:hAnsi="Arial" w:cs="Arial"/>
                  <w:color w:val="000000" w:themeColor="text1"/>
                  <w:kern w:val="24"/>
                  <w:sz w:val="28"/>
                  <w:szCs w:val="28"/>
                </w:rPr>
                <w:t>70.4</w:t>
              </w:r>
            </w:ins>
          </w:p>
        </w:tc>
        <w:tc>
          <w:tcPr>
            <w:tcW w:w="1616" w:type="dxa"/>
            <w:vAlign w:val="center"/>
          </w:tcPr>
          <w:p w14:paraId="4BCA17AF" w14:textId="77777777" w:rsidR="00A13A7E" w:rsidRPr="002A07F1" w:rsidRDefault="00A13A7E" w:rsidP="00EF1282">
            <w:pPr>
              <w:jc w:val="center"/>
              <w:rPr>
                <w:ins w:id="326" w:author="Alex Perryman" w:date="2015-08-12T14:02:00Z"/>
                <w:rFonts w:ascii="Arial" w:hAnsi="Arial" w:cs="Arial"/>
                <w:sz w:val="28"/>
                <w:szCs w:val="28"/>
              </w:rPr>
            </w:pPr>
            <w:ins w:id="327" w:author="Alex Perryman" w:date="2015-08-12T14:02:00Z">
              <w:r w:rsidRPr="002A07F1">
                <w:rPr>
                  <w:rFonts w:ascii="Arial" w:hAnsi="Arial" w:cs="Arial"/>
                  <w:color w:val="000000" w:themeColor="text1"/>
                  <w:kern w:val="24"/>
                  <w:sz w:val="28"/>
                  <w:szCs w:val="28"/>
                </w:rPr>
                <w:t>33.3</w:t>
              </w:r>
            </w:ins>
          </w:p>
        </w:tc>
        <w:tc>
          <w:tcPr>
            <w:tcW w:w="1323" w:type="dxa"/>
            <w:vAlign w:val="center"/>
          </w:tcPr>
          <w:p w14:paraId="22FB6D24" w14:textId="77777777" w:rsidR="00A13A7E" w:rsidRPr="002A07F1" w:rsidRDefault="00A13A7E" w:rsidP="00EF1282">
            <w:pPr>
              <w:jc w:val="center"/>
              <w:rPr>
                <w:ins w:id="328" w:author="Alex Perryman" w:date="2015-08-12T14:02:00Z"/>
                <w:rFonts w:ascii="Arial" w:hAnsi="Arial" w:cs="Arial"/>
                <w:sz w:val="28"/>
                <w:szCs w:val="28"/>
              </w:rPr>
            </w:pPr>
            <w:ins w:id="329" w:author="Alex Perryman" w:date="2015-08-12T14:02:00Z">
              <w:r w:rsidRPr="002A07F1">
                <w:rPr>
                  <w:rFonts w:ascii="Arial" w:hAnsi="Arial" w:cs="Arial"/>
                  <w:color w:val="000000" w:themeColor="text1"/>
                  <w:kern w:val="24"/>
                  <w:sz w:val="28"/>
                  <w:szCs w:val="28"/>
                </w:rPr>
                <w:t>66.7</w:t>
              </w:r>
            </w:ins>
          </w:p>
        </w:tc>
        <w:tc>
          <w:tcPr>
            <w:tcW w:w="1309" w:type="dxa"/>
            <w:vAlign w:val="center"/>
          </w:tcPr>
          <w:p w14:paraId="2296CC61" w14:textId="77777777" w:rsidR="00A13A7E" w:rsidRPr="002A07F1" w:rsidRDefault="00A13A7E" w:rsidP="00EF1282">
            <w:pPr>
              <w:jc w:val="center"/>
              <w:rPr>
                <w:ins w:id="330" w:author="Alex Perryman" w:date="2015-08-12T14:02:00Z"/>
                <w:rFonts w:ascii="Arial" w:hAnsi="Arial" w:cs="Arial"/>
                <w:sz w:val="28"/>
                <w:szCs w:val="28"/>
              </w:rPr>
            </w:pPr>
            <w:ins w:id="331" w:author="Alex Perryman" w:date="2015-08-12T14:02:00Z">
              <w:r w:rsidRPr="002A07F1">
                <w:rPr>
                  <w:rFonts w:ascii="Arial" w:hAnsi="Arial" w:cs="Arial"/>
                  <w:color w:val="000000" w:themeColor="text1"/>
                  <w:kern w:val="24"/>
                  <w:sz w:val="28"/>
                  <w:szCs w:val="28"/>
                </w:rPr>
                <w:t>19 / 21</w:t>
              </w:r>
            </w:ins>
          </w:p>
        </w:tc>
        <w:tc>
          <w:tcPr>
            <w:tcW w:w="1390" w:type="dxa"/>
            <w:vAlign w:val="center"/>
          </w:tcPr>
          <w:p w14:paraId="0E2B77F6" w14:textId="77777777" w:rsidR="00A13A7E" w:rsidRPr="002A07F1" w:rsidRDefault="00A13A7E" w:rsidP="00EF1282">
            <w:pPr>
              <w:jc w:val="center"/>
              <w:rPr>
                <w:ins w:id="332" w:author="Alex Perryman" w:date="2015-08-12T14:02:00Z"/>
                <w:rFonts w:ascii="Arial" w:hAnsi="Arial" w:cs="Arial"/>
                <w:sz w:val="28"/>
                <w:szCs w:val="28"/>
              </w:rPr>
            </w:pPr>
            <w:ins w:id="333" w:author="Alex Perryman" w:date="2015-08-12T14:02:00Z">
              <w:r w:rsidRPr="002A07F1">
                <w:rPr>
                  <w:rFonts w:ascii="Arial" w:hAnsi="Arial" w:cs="Arial"/>
                  <w:color w:val="000000" w:themeColor="text1"/>
                  <w:kern w:val="24"/>
                  <w:sz w:val="28"/>
                  <w:szCs w:val="28"/>
                </w:rPr>
                <w:t>1 / 3</w:t>
              </w:r>
            </w:ins>
          </w:p>
        </w:tc>
      </w:tr>
      <w:tr w:rsidR="00A13A7E" w:rsidRPr="00CF1E7E" w14:paraId="685D5AE3" w14:textId="77777777" w:rsidTr="00EF1282">
        <w:trPr>
          <w:ins w:id="334" w:author="Alex Perryman" w:date="2015-08-12T14:02:00Z"/>
        </w:trPr>
        <w:tc>
          <w:tcPr>
            <w:tcW w:w="1417" w:type="dxa"/>
            <w:vAlign w:val="center"/>
          </w:tcPr>
          <w:p w14:paraId="5A97CBF6" w14:textId="77777777" w:rsidR="00A13A7E" w:rsidRPr="002A07F1" w:rsidRDefault="00A13A7E" w:rsidP="00EF1282">
            <w:pPr>
              <w:jc w:val="center"/>
              <w:rPr>
                <w:ins w:id="335" w:author="Alex Perryman" w:date="2015-08-12T14:02:00Z"/>
                <w:rFonts w:ascii="Arial" w:hAnsi="Arial" w:cs="Arial"/>
              </w:rPr>
            </w:pPr>
            <w:ins w:id="336" w:author="Alex Perryman" w:date="2015-08-12T14:02:00Z">
              <w:r w:rsidRPr="002A07F1">
                <w:rPr>
                  <w:rFonts w:ascii="Arial" w:hAnsi="Arial" w:cs="Arial"/>
                </w:rPr>
                <w:t>Pruned</w:t>
              </w:r>
            </w:ins>
          </w:p>
          <w:p w14:paraId="0C7893BB" w14:textId="77777777" w:rsidR="00A13A7E" w:rsidRPr="002A07F1" w:rsidRDefault="00A13A7E" w:rsidP="00EF1282">
            <w:pPr>
              <w:jc w:val="center"/>
              <w:rPr>
                <w:ins w:id="337" w:author="Alex Perryman" w:date="2015-08-12T14:02:00Z"/>
                <w:rFonts w:ascii="Arial" w:hAnsi="Arial" w:cs="Arial"/>
              </w:rPr>
            </w:pPr>
            <w:ins w:id="338" w:author="Alex Perryman" w:date="2015-08-12T14:02:00Z">
              <w:r w:rsidRPr="002A07F1">
                <w:rPr>
                  <w:rFonts w:ascii="Arial" w:hAnsi="Arial" w:cs="Arial"/>
                </w:rPr>
                <w:t>Half-Life Random Forest</w:t>
              </w:r>
            </w:ins>
          </w:p>
        </w:tc>
        <w:tc>
          <w:tcPr>
            <w:tcW w:w="1323" w:type="dxa"/>
            <w:vAlign w:val="center"/>
          </w:tcPr>
          <w:p w14:paraId="08C82DFA" w14:textId="77777777" w:rsidR="00A13A7E" w:rsidRPr="002A07F1" w:rsidRDefault="00A13A7E" w:rsidP="00EF1282">
            <w:pPr>
              <w:jc w:val="center"/>
              <w:rPr>
                <w:ins w:id="339" w:author="Alex Perryman" w:date="2015-08-12T14:02:00Z"/>
                <w:rFonts w:ascii="Arial" w:hAnsi="Arial" w:cs="Arial"/>
                <w:sz w:val="28"/>
                <w:szCs w:val="28"/>
              </w:rPr>
            </w:pPr>
            <w:ins w:id="340" w:author="Alex Perryman" w:date="2015-08-12T14:02:00Z">
              <w:r w:rsidRPr="002A07F1">
                <w:rPr>
                  <w:rFonts w:ascii="Arial" w:hAnsi="Arial" w:cs="Arial"/>
                  <w:color w:val="000000" w:themeColor="text1"/>
                  <w:kern w:val="24"/>
                  <w:sz w:val="28"/>
                  <w:szCs w:val="28"/>
                </w:rPr>
                <w:t>0.531</w:t>
              </w:r>
            </w:ins>
          </w:p>
        </w:tc>
        <w:tc>
          <w:tcPr>
            <w:tcW w:w="1603" w:type="dxa"/>
            <w:vAlign w:val="center"/>
          </w:tcPr>
          <w:p w14:paraId="0298766A" w14:textId="77777777" w:rsidR="00A13A7E" w:rsidRPr="002A07F1" w:rsidRDefault="00A13A7E" w:rsidP="00EF1282">
            <w:pPr>
              <w:jc w:val="center"/>
              <w:rPr>
                <w:ins w:id="341" w:author="Alex Perryman" w:date="2015-08-12T14:02:00Z"/>
                <w:rFonts w:ascii="Arial" w:hAnsi="Arial" w:cs="Arial"/>
                <w:sz w:val="28"/>
                <w:szCs w:val="28"/>
              </w:rPr>
            </w:pPr>
            <w:ins w:id="342" w:author="Alex Perryman" w:date="2015-08-12T14:02:00Z">
              <w:r w:rsidRPr="002A07F1">
                <w:rPr>
                  <w:rFonts w:ascii="Arial" w:hAnsi="Arial" w:cs="Arial"/>
                  <w:color w:val="000000" w:themeColor="text1"/>
                  <w:kern w:val="24"/>
                  <w:sz w:val="28"/>
                  <w:szCs w:val="28"/>
                </w:rPr>
                <w:t>74.1</w:t>
              </w:r>
            </w:ins>
          </w:p>
        </w:tc>
        <w:tc>
          <w:tcPr>
            <w:tcW w:w="1616" w:type="dxa"/>
            <w:vAlign w:val="center"/>
          </w:tcPr>
          <w:p w14:paraId="2E036287" w14:textId="77777777" w:rsidR="00A13A7E" w:rsidRPr="002A07F1" w:rsidRDefault="00A13A7E" w:rsidP="00EF1282">
            <w:pPr>
              <w:jc w:val="center"/>
              <w:rPr>
                <w:ins w:id="343" w:author="Alex Perryman" w:date="2015-08-12T14:02:00Z"/>
                <w:rFonts w:ascii="Arial" w:hAnsi="Arial" w:cs="Arial"/>
                <w:sz w:val="28"/>
                <w:szCs w:val="28"/>
              </w:rPr>
            </w:pPr>
            <w:ins w:id="344" w:author="Alex Perryman" w:date="2015-08-12T14:02:00Z">
              <w:r w:rsidRPr="002A07F1">
                <w:rPr>
                  <w:rFonts w:ascii="Arial" w:hAnsi="Arial" w:cs="Arial"/>
                  <w:color w:val="000000" w:themeColor="text1"/>
                  <w:kern w:val="24"/>
                  <w:sz w:val="28"/>
                  <w:szCs w:val="28"/>
                </w:rPr>
                <w:t>33.3</w:t>
              </w:r>
            </w:ins>
          </w:p>
        </w:tc>
        <w:tc>
          <w:tcPr>
            <w:tcW w:w="1323" w:type="dxa"/>
            <w:vAlign w:val="center"/>
          </w:tcPr>
          <w:p w14:paraId="52E79A5A" w14:textId="77777777" w:rsidR="00A13A7E" w:rsidRPr="002A07F1" w:rsidRDefault="00A13A7E" w:rsidP="00EF1282">
            <w:pPr>
              <w:jc w:val="center"/>
              <w:rPr>
                <w:ins w:id="345" w:author="Alex Perryman" w:date="2015-08-12T14:02:00Z"/>
                <w:rFonts w:ascii="Arial" w:hAnsi="Arial" w:cs="Arial"/>
                <w:sz w:val="28"/>
                <w:szCs w:val="28"/>
              </w:rPr>
            </w:pPr>
            <w:ins w:id="346" w:author="Alex Perryman" w:date="2015-08-12T14:02:00Z">
              <w:r w:rsidRPr="002A07F1">
                <w:rPr>
                  <w:rFonts w:ascii="Arial" w:hAnsi="Arial" w:cs="Arial"/>
                  <w:color w:val="000000" w:themeColor="text1"/>
                  <w:kern w:val="24"/>
                  <w:sz w:val="28"/>
                  <w:szCs w:val="28"/>
                </w:rPr>
                <w:t>70.0</w:t>
              </w:r>
            </w:ins>
          </w:p>
        </w:tc>
        <w:tc>
          <w:tcPr>
            <w:tcW w:w="1309" w:type="dxa"/>
            <w:vAlign w:val="center"/>
          </w:tcPr>
          <w:p w14:paraId="1A196037" w14:textId="77777777" w:rsidR="00A13A7E" w:rsidRPr="002A07F1" w:rsidRDefault="00A13A7E" w:rsidP="00EF1282">
            <w:pPr>
              <w:jc w:val="center"/>
              <w:rPr>
                <w:ins w:id="347" w:author="Alex Perryman" w:date="2015-08-12T14:02:00Z"/>
                <w:rFonts w:ascii="Arial" w:hAnsi="Arial" w:cs="Arial"/>
                <w:sz w:val="28"/>
                <w:szCs w:val="28"/>
              </w:rPr>
            </w:pPr>
            <w:ins w:id="348" w:author="Alex Perryman" w:date="2015-08-12T14:02:00Z">
              <w:r w:rsidRPr="002A07F1">
                <w:rPr>
                  <w:rFonts w:ascii="Arial" w:hAnsi="Arial" w:cs="Arial"/>
                  <w:color w:val="000000" w:themeColor="text1"/>
                  <w:kern w:val="24"/>
                  <w:sz w:val="28"/>
                  <w:szCs w:val="28"/>
                </w:rPr>
                <w:t>20 / 22</w:t>
              </w:r>
            </w:ins>
          </w:p>
        </w:tc>
        <w:tc>
          <w:tcPr>
            <w:tcW w:w="1390" w:type="dxa"/>
            <w:vAlign w:val="center"/>
          </w:tcPr>
          <w:p w14:paraId="5A8CD893" w14:textId="77777777" w:rsidR="00A13A7E" w:rsidRPr="002A07F1" w:rsidRDefault="00A13A7E" w:rsidP="00EF1282">
            <w:pPr>
              <w:jc w:val="center"/>
              <w:rPr>
                <w:ins w:id="349" w:author="Alex Perryman" w:date="2015-08-12T14:02:00Z"/>
                <w:rFonts w:ascii="Arial" w:hAnsi="Arial" w:cs="Arial"/>
                <w:sz w:val="28"/>
                <w:szCs w:val="28"/>
              </w:rPr>
            </w:pPr>
            <w:ins w:id="350" w:author="Alex Perryman" w:date="2015-08-12T14:02:00Z">
              <w:r w:rsidRPr="002A07F1">
                <w:rPr>
                  <w:rFonts w:ascii="Arial" w:hAnsi="Arial" w:cs="Arial"/>
                  <w:color w:val="000000" w:themeColor="text1"/>
                  <w:kern w:val="24"/>
                  <w:sz w:val="28"/>
                  <w:szCs w:val="28"/>
                </w:rPr>
                <w:t>1 / 3</w:t>
              </w:r>
            </w:ins>
          </w:p>
        </w:tc>
      </w:tr>
    </w:tbl>
    <w:p w14:paraId="6074AE59" w14:textId="77777777" w:rsidR="00A13A7E" w:rsidRDefault="00A13A7E" w:rsidP="00A13A7E">
      <w:pPr>
        <w:rPr>
          <w:ins w:id="351" w:author="Alex Perryman" w:date="2015-08-12T14:02:00Z"/>
          <w:rFonts w:ascii="Arial" w:hAnsi="Arial"/>
        </w:rPr>
      </w:pPr>
    </w:p>
    <w:p w14:paraId="77517E25" w14:textId="77777777" w:rsidR="00A13A7E" w:rsidRDefault="00A13A7E" w:rsidP="00A13A7E">
      <w:pPr>
        <w:spacing w:line="480" w:lineRule="auto"/>
        <w:jc w:val="both"/>
        <w:rPr>
          <w:ins w:id="352" w:author="Alex Perryman" w:date="2015-08-12T14:02:00Z"/>
          <w:rFonts w:ascii="Arial" w:hAnsi="Arial"/>
        </w:rPr>
      </w:pPr>
      <w:ins w:id="353" w:author="Alex Perryman" w:date="2015-08-12T14:02:00Z">
        <w:r>
          <w:rPr>
            <w:rFonts w:ascii="Arial" w:hAnsi="Arial"/>
          </w:rPr>
          <w:t>Notes: (a) the “external ROC score” was not available for the SVM models (</w:t>
        </w:r>
        <w:r w:rsidRPr="00C364E8">
          <w:rPr>
            <w:rFonts w:ascii="Arial" w:hAnsi="Arial"/>
            <w:i/>
          </w:rPr>
          <w:t>i.e</w:t>
        </w:r>
        <w:r>
          <w:rPr>
            <w:rFonts w:ascii="Arial" w:hAnsi="Arial"/>
          </w:rPr>
          <w:t xml:space="preserve">., Pipeline Pilot did not produce that result for this type of machine learning model).  (b) The “stability hit rate” is equivalent to the “positive predicted value” and is calculated by dividing the number of true positives by the sum of the number of true positives plus the number of false positives.  True positives are compounds that were correctly predicted to be stable, while false positives are unstable compounds that were incorrectly classified as stable.  (c) “Unstable true negatives filtered” corresponds to the number of </w:t>
        </w:r>
        <w:r>
          <w:rPr>
            <w:rFonts w:ascii="Arial" w:hAnsi="Arial"/>
          </w:rPr>
          <w:lastRenderedPageBreak/>
          <w:t xml:space="preserve">correctly predicted unstable compounds divided by the total number of unstable compounds.  In the </w:t>
        </w:r>
        <w:proofErr w:type="spellStart"/>
        <w:r>
          <w:rPr>
            <w:rFonts w:ascii="Arial" w:hAnsi="Arial"/>
          </w:rPr>
          <w:t>Dartois</w:t>
        </w:r>
        <w:proofErr w:type="spellEnd"/>
        <w:r>
          <w:rPr>
            <w:rFonts w:ascii="Arial" w:hAnsi="Arial"/>
          </w:rPr>
          <w:t xml:space="preserve"> set of 30 </w:t>
        </w:r>
        <w:proofErr w:type="spellStart"/>
        <w:r>
          <w:rPr>
            <w:rFonts w:ascii="Arial" w:hAnsi="Arial"/>
          </w:rPr>
          <w:t>antitubercular</w:t>
        </w:r>
        <w:proofErr w:type="spellEnd"/>
        <w:r>
          <w:rPr>
            <w:rFonts w:ascii="Arial" w:hAnsi="Arial"/>
          </w:rPr>
          <w:t xml:space="preserve"> drugs, only 3 compounds were unstable in MLM.</w:t>
        </w:r>
      </w:ins>
    </w:p>
    <w:p w14:paraId="0C614E47" w14:textId="77777777" w:rsidR="00A13A7E" w:rsidRDefault="00A13A7E" w:rsidP="00A13A7E">
      <w:pPr>
        <w:rPr>
          <w:ins w:id="354" w:author="Alex Perryman" w:date="2015-08-12T14:02:00Z"/>
          <w:rFonts w:ascii="Arial" w:hAnsi="Arial"/>
        </w:rPr>
      </w:pPr>
    </w:p>
    <w:p w14:paraId="0C049E96" w14:textId="77777777" w:rsidR="00A13A7E" w:rsidRDefault="00A13A7E" w:rsidP="00A13A7E">
      <w:pPr>
        <w:rPr>
          <w:ins w:id="355" w:author="Alex Perryman" w:date="2015-08-12T14:02:00Z"/>
          <w:rFonts w:ascii="Arial" w:hAnsi="Arial"/>
        </w:rPr>
      </w:pPr>
    </w:p>
    <w:p w14:paraId="28449B16" w14:textId="77777777" w:rsidR="00A13A7E" w:rsidRDefault="00A13A7E" w:rsidP="00A13A7E">
      <w:pPr>
        <w:rPr>
          <w:ins w:id="356" w:author="Alex Perryman" w:date="2015-08-12T14:02:00Z"/>
          <w:rFonts w:ascii="Arial" w:hAnsi="Arial"/>
        </w:rPr>
      </w:pPr>
    </w:p>
    <w:p w14:paraId="6AFE767A" w14:textId="77777777" w:rsidR="00A13A7E" w:rsidRDefault="00A13A7E" w:rsidP="00A13A7E">
      <w:pPr>
        <w:rPr>
          <w:ins w:id="357" w:author="Alex Perryman" w:date="2015-08-12T14:02:00Z"/>
          <w:rFonts w:ascii="Arial" w:hAnsi="Arial"/>
          <w:b/>
        </w:rPr>
      </w:pPr>
      <w:ins w:id="358" w:author="Alex Perryman" w:date="2015-08-12T14:02:00Z">
        <w:r>
          <w:rPr>
            <w:rFonts w:ascii="Arial" w:hAnsi="Arial"/>
            <w:b/>
          </w:rPr>
          <w:br w:type="page"/>
        </w:r>
      </w:ins>
    </w:p>
    <w:p w14:paraId="3F141E35" w14:textId="5AE6EC3E" w:rsidR="00A13A7E" w:rsidRDefault="00A13A7E" w:rsidP="00A13A7E">
      <w:pPr>
        <w:spacing w:line="480" w:lineRule="auto"/>
        <w:jc w:val="center"/>
        <w:rPr>
          <w:ins w:id="359" w:author="Alex Perryman" w:date="2015-08-12T14:02:00Z"/>
          <w:rFonts w:ascii="Arial" w:hAnsi="Arial"/>
        </w:rPr>
      </w:pPr>
      <w:ins w:id="360" w:author="Alex Perryman" w:date="2015-08-12T14:02:00Z">
        <w:r>
          <w:rPr>
            <w:rFonts w:ascii="Arial" w:hAnsi="Arial"/>
            <w:b/>
          </w:rPr>
          <w:lastRenderedPageBreak/>
          <w:t xml:space="preserve">Table </w:t>
        </w:r>
      </w:ins>
      <w:ins w:id="361" w:author="Alex Perryman" w:date="2015-08-12T14:03:00Z">
        <w:r>
          <w:rPr>
            <w:rFonts w:ascii="Arial" w:hAnsi="Arial"/>
            <w:b/>
          </w:rPr>
          <w:t>S-</w:t>
        </w:r>
      </w:ins>
      <w:ins w:id="362" w:author="Alex Perryman" w:date="2015-08-12T14:02:00Z">
        <w:r>
          <w:rPr>
            <w:rFonts w:ascii="Arial" w:hAnsi="Arial"/>
            <w:b/>
          </w:rPr>
          <w:t>III</w:t>
        </w:r>
        <w:r w:rsidRPr="00670D2E">
          <w:rPr>
            <w:rFonts w:ascii="Arial" w:hAnsi="Arial"/>
            <w:b/>
          </w:rPr>
          <w:t xml:space="preserve">. </w:t>
        </w:r>
        <w:r>
          <w:rPr>
            <w:rFonts w:ascii="Arial" w:hAnsi="Arial"/>
            <w:b/>
          </w:rPr>
          <w:t>External validation</w:t>
        </w:r>
        <w:r w:rsidRPr="00670D2E">
          <w:rPr>
            <w:rFonts w:ascii="Arial" w:hAnsi="Arial"/>
            <w:b/>
          </w:rPr>
          <w:t xml:space="preserve"> statistics from </w:t>
        </w:r>
        <w:r>
          <w:rPr>
            <w:rFonts w:ascii="Arial" w:hAnsi="Arial"/>
            <w:b/>
          </w:rPr>
          <w:t xml:space="preserve">evaluating the accuracy of </w:t>
        </w:r>
        <w:r w:rsidRPr="00670D2E">
          <w:rPr>
            <w:rFonts w:ascii="Arial" w:hAnsi="Arial"/>
            <w:b/>
          </w:rPr>
          <w:t xml:space="preserve">different </w:t>
        </w:r>
        <w:r>
          <w:rPr>
            <w:rFonts w:ascii="Arial" w:hAnsi="Arial"/>
            <w:b/>
          </w:rPr>
          <w:t>machine learning</w:t>
        </w:r>
        <w:r w:rsidRPr="00670D2E">
          <w:rPr>
            <w:rFonts w:ascii="Arial" w:hAnsi="Arial"/>
            <w:b/>
          </w:rPr>
          <w:t xml:space="preserve"> mode</w:t>
        </w:r>
        <w:r>
          <w:rPr>
            <w:rFonts w:ascii="Arial" w:hAnsi="Arial"/>
            <w:b/>
          </w:rPr>
          <w:t>ls that predict MLM stability by using them to score the full percent compound left set of compounds.</w:t>
        </w:r>
      </w:ins>
    </w:p>
    <w:p w14:paraId="01D7A2B6" w14:textId="77777777" w:rsidR="00A13A7E" w:rsidRDefault="00A13A7E" w:rsidP="00A13A7E">
      <w:pPr>
        <w:rPr>
          <w:ins w:id="363" w:author="Alex Perryman" w:date="2015-08-12T14:02:00Z"/>
          <w:rFonts w:ascii="Arial" w:hAnsi="Arial"/>
        </w:rPr>
      </w:pPr>
    </w:p>
    <w:tbl>
      <w:tblPr>
        <w:tblStyle w:val="TableGrid"/>
        <w:tblW w:w="9981" w:type="dxa"/>
        <w:tblLook w:val="04A0" w:firstRow="1" w:lastRow="0" w:firstColumn="1" w:lastColumn="0" w:noHBand="0" w:noVBand="1"/>
      </w:tblPr>
      <w:tblGrid>
        <w:gridCol w:w="1417"/>
        <w:gridCol w:w="1323"/>
        <w:gridCol w:w="1603"/>
        <w:gridCol w:w="1616"/>
        <w:gridCol w:w="1323"/>
        <w:gridCol w:w="1309"/>
        <w:gridCol w:w="1390"/>
      </w:tblGrid>
      <w:tr w:rsidR="00A13A7E" w:rsidRPr="00CF1E7E" w14:paraId="70636DD1" w14:textId="77777777" w:rsidTr="00EF1282">
        <w:trPr>
          <w:ins w:id="364" w:author="Alex Perryman" w:date="2015-08-12T14:02:00Z"/>
        </w:trPr>
        <w:tc>
          <w:tcPr>
            <w:tcW w:w="1417" w:type="dxa"/>
            <w:vAlign w:val="center"/>
          </w:tcPr>
          <w:p w14:paraId="4889D039" w14:textId="77777777" w:rsidR="00A13A7E" w:rsidRPr="002A07F1" w:rsidRDefault="00A13A7E" w:rsidP="00EF1282">
            <w:pPr>
              <w:jc w:val="center"/>
              <w:rPr>
                <w:ins w:id="365" w:author="Alex Perryman" w:date="2015-08-12T14:02:00Z"/>
                <w:rFonts w:ascii="Arial" w:hAnsi="Arial" w:cs="Arial"/>
                <w:b/>
              </w:rPr>
            </w:pPr>
            <w:ins w:id="366" w:author="Alex Perryman" w:date="2015-08-12T14:02:00Z">
              <w:r w:rsidRPr="002A07F1">
                <w:rPr>
                  <w:rFonts w:ascii="Arial" w:hAnsi="Arial" w:cs="Arial"/>
                  <w:b/>
                </w:rPr>
                <w:t>Half-Life MLM</w:t>
              </w:r>
            </w:ins>
          </w:p>
        </w:tc>
        <w:tc>
          <w:tcPr>
            <w:tcW w:w="1323" w:type="dxa"/>
            <w:vAlign w:val="center"/>
          </w:tcPr>
          <w:p w14:paraId="6A05E5B6" w14:textId="77777777" w:rsidR="00A13A7E" w:rsidRPr="002A07F1" w:rsidRDefault="00A13A7E" w:rsidP="00EF1282">
            <w:pPr>
              <w:jc w:val="center"/>
              <w:rPr>
                <w:ins w:id="367" w:author="Alex Perryman" w:date="2015-08-12T14:02:00Z"/>
                <w:rFonts w:ascii="Arial" w:hAnsi="Arial" w:cs="Arial"/>
                <w:b/>
              </w:rPr>
            </w:pPr>
            <w:ins w:id="368" w:author="Alex Perryman" w:date="2015-08-12T14:02:00Z">
              <w:r w:rsidRPr="002A07F1">
                <w:rPr>
                  <w:rFonts w:ascii="Arial" w:hAnsi="Arial" w:cs="Arial"/>
                  <w:b/>
                </w:rPr>
                <w:t>External ROC score</w:t>
              </w:r>
              <w:r>
                <w:rPr>
                  <w:rFonts w:ascii="Arial" w:hAnsi="Arial" w:cs="Arial"/>
                  <w:b/>
                </w:rPr>
                <w:t xml:space="preserve"> </w:t>
              </w:r>
              <w:r w:rsidRPr="00862AA5">
                <w:rPr>
                  <w:rFonts w:ascii="Arial" w:hAnsi="Arial" w:cs="Arial"/>
                  <w:b/>
                  <w:vertAlign w:val="superscript"/>
                </w:rPr>
                <w:t>a</w:t>
              </w:r>
            </w:ins>
          </w:p>
        </w:tc>
        <w:tc>
          <w:tcPr>
            <w:tcW w:w="1603" w:type="dxa"/>
            <w:vAlign w:val="center"/>
          </w:tcPr>
          <w:p w14:paraId="7F4A6123" w14:textId="77777777" w:rsidR="00A13A7E" w:rsidRPr="002A07F1" w:rsidRDefault="00A13A7E" w:rsidP="00EF1282">
            <w:pPr>
              <w:jc w:val="center"/>
              <w:rPr>
                <w:ins w:id="369" w:author="Alex Perryman" w:date="2015-08-12T14:02:00Z"/>
                <w:rFonts w:ascii="Arial" w:hAnsi="Arial" w:cs="Arial"/>
                <w:b/>
              </w:rPr>
            </w:pPr>
            <w:ins w:id="370" w:author="Alex Perryman" w:date="2015-08-12T14:02:00Z">
              <w:r w:rsidRPr="002A07F1">
                <w:rPr>
                  <w:rFonts w:ascii="Arial" w:hAnsi="Arial" w:cs="Arial"/>
                  <w:b/>
                </w:rPr>
                <w:t>External Sensitivity</w:t>
              </w:r>
            </w:ins>
          </w:p>
          <w:p w14:paraId="637D7CBD" w14:textId="77777777" w:rsidR="00A13A7E" w:rsidRPr="002A07F1" w:rsidRDefault="00A13A7E" w:rsidP="00EF1282">
            <w:pPr>
              <w:jc w:val="center"/>
              <w:rPr>
                <w:ins w:id="371" w:author="Alex Perryman" w:date="2015-08-12T14:02:00Z"/>
                <w:rFonts w:ascii="Arial" w:hAnsi="Arial" w:cs="Arial"/>
                <w:b/>
              </w:rPr>
            </w:pPr>
            <w:ins w:id="372" w:author="Alex Perryman" w:date="2015-08-12T14:02:00Z">
              <w:r w:rsidRPr="002A07F1">
                <w:rPr>
                  <w:rFonts w:ascii="Arial" w:hAnsi="Arial" w:cs="Arial"/>
                  <w:b/>
                </w:rPr>
                <w:t>%</w:t>
              </w:r>
            </w:ins>
          </w:p>
        </w:tc>
        <w:tc>
          <w:tcPr>
            <w:tcW w:w="1616" w:type="dxa"/>
            <w:vAlign w:val="center"/>
          </w:tcPr>
          <w:p w14:paraId="602756C5" w14:textId="77777777" w:rsidR="00A13A7E" w:rsidRPr="002A07F1" w:rsidRDefault="00A13A7E" w:rsidP="00EF1282">
            <w:pPr>
              <w:jc w:val="center"/>
              <w:rPr>
                <w:ins w:id="373" w:author="Alex Perryman" w:date="2015-08-12T14:02:00Z"/>
                <w:rFonts w:ascii="Arial" w:hAnsi="Arial" w:cs="Arial"/>
                <w:b/>
              </w:rPr>
            </w:pPr>
            <w:ins w:id="374" w:author="Alex Perryman" w:date="2015-08-12T14:02:00Z">
              <w:r w:rsidRPr="002A07F1">
                <w:rPr>
                  <w:rFonts w:ascii="Arial" w:hAnsi="Arial" w:cs="Arial"/>
                  <w:b/>
                </w:rPr>
                <w:t>External Specificity</w:t>
              </w:r>
            </w:ins>
          </w:p>
          <w:p w14:paraId="6038A3EC" w14:textId="77777777" w:rsidR="00A13A7E" w:rsidRPr="002A07F1" w:rsidRDefault="00A13A7E" w:rsidP="00EF1282">
            <w:pPr>
              <w:jc w:val="center"/>
              <w:rPr>
                <w:ins w:id="375" w:author="Alex Perryman" w:date="2015-08-12T14:02:00Z"/>
                <w:rFonts w:ascii="Arial" w:hAnsi="Arial" w:cs="Arial"/>
                <w:b/>
              </w:rPr>
            </w:pPr>
            <w:ins w:id="376" w:author="Alex Perryman" w:date="2015-08-12T14:02:00Z">
              <w:r w:rsidRPr="002A07F1">
                <w:rPr>
                  <w:rFonts w:ascii="Arial" w:hAnsi="Arial" w:cs="Arial"/>
                  <w:b/>
                </w:rPr>
                <w:t>%</w:t>
              </w:r>
            </w:ins>
          </w:p>
        </w:tc>
        <w:tc>
          <w:tcPr>
            <w:tcW w:w="1323" w:type="dxa"/>
            <w:vAlign w:val="center"/>
          </w:tcPr>
          <w:p w14:paraId="77F58533" w14:textId="77777777" w:rsidR="00A13A7E" w:rsidRPr="002A07F1" w:rsidRDefault="00A13A7E" w:rsidP="00EF1282">
            <w:pPr>
              <w:jc w:val="center"/>
              <w:rPr>
                <w:ins w:id="377" w:author="Alex Perryman" w:date="2015-08-12T14:02:00Z"/>
                <w:rFonts w:ascii="Arial" w:hAnsi="Arial" w:cs="Arial"/>
                <w:b/>
              </w:rPr>
            </w:pPr>
            <w:ins w:id="378" w:author="Alex Perryman" w:date="2015-08-12T14:02:00Z">
              <w:r w:rsidRPr="002A07F1">
                <w:rPr>
                  <w:rFonts w:ascii="Arial" w:hAnsi="Arial" w:cs="Arial"/>
                  <w:b/>
                </w:rPr>
                <w:t>External</w:t>
              </w:r>
            </w:ins>
          </w:p>
          <w:p w14:paraId="2103E805" w14:textId="77777777" w:rsidR="00A13A7E" w:rsidRPr="002A07F1" w:rsidRDefault="00A13A7E" w:rsidP="00EF1282">
            <w:pPr>
              <w:jc w:val="center"/>
              <w:rPr>
                <w:ins w:id="379" w:author="Alex Perryman" w:date="2015-08-12T14:02:00Z"/>
                <w:rFonts w:ascii="Arial" w:hAnsi="Arial" w:cs="Arial"/>
                <w:b/>
              </w:rPr>
            </w:pPr>
            <w:proofErr w:type="spellStart"/>
            <w:ins w:id="380" w:author="Alex Perryman" w:date="2015-08-12T14:02:00Z">
              <w:r w:rsidRPr="002A07F1">
                <w:rPr>
                  <w:rFonts w:ascii="Arial" w:hAnsi="Arial" w:cs="Arial"/>
                  <w:b/>
                </w:rPr>
                <w:t>Concor</w:t>
              </w:r>
              <w:proofErr w:type="spellEnd"/>
              <w:r w:rsidRPr="002A07F1">
                <w:rPr>
                  <w:rFonts w:ascii="Arial" w:hAnsi="Arial" w:cs="Arial"/>
                  <w:b/>
                </w:rPr>
                <w:t>-dance</w:t>
              </w:r>
            </w:ins>
          </w:p>
          <w:p w14:paraId="2DE8D046" w14:textId="77777777" w:rsidR="00A13A7E" w:rsidRPr="002A07F1" w:rsidRDefault="00A13A7E" w:rsidP="00EF1282">
            <w:pPr>
              <w:jc w:val="center"/>
              <w:rPr>
                <w:ins w:id="381" w:author="Alex Perryman" w:date="2015-08-12T14:02:00Z"/>
                <w:rFonts w:ascii="Arial" w:hAnsi="Arial" w:cs="Arial"/>
                <w:b/>
              </w:rPr>
            </w:pPr>
            <w:ins w:id="382" w:author="Alex Perryman" w:date="2015-08-12T14:02:00Z">
              <w:r w:rsidRPr="002A07F1">
                <w:rPr>
                  <w:rFonts w:ascii="Arial" w:hAnsi="Arial" w:cs="Arial"/>
                  <w:b/>
                </w:rPr>
                <w:t>%</w:t>
              </w:r>
            </w:ins>
          </w:p>
        </w:tc>
        <w:tc>
          <w:tcPr>
            <w:tcW w:w="1309" w:type="dxa"/>
            <w:vAlign w:val="center"/>
          </w:tcPr>
          <w:p w14:paraId="578AD9B5" w14:textId="77777777" w:rsidR="00A13A7E" w:rsidRPr="002A07F1" w:rsidRDefault="00A13A7E" w:rsidP="00EF1282">
            <w:pPr>
              <w:jc w:val="center"/>
              <w:rPr>
                <w:ins w:id="383" w:author="Alex Perryman" w:date="2015-08-12T14:02:00Z"/>
                <w:rFonts w:ascii="Arial" w:hAnsi="Arial" w:cs="Arial"/>
                <w:b/>
              </w:rPr>
            </w:pPr>
            <w:ins w:id="384" w:author="Alex Perryman" w:date="2015-08-12T14:02:00Z">
              <w:r w:rsidRPr="002A07F1">
                <w:rPr>
                  <w:rFonts w:ascii="Arial" w:hAnsi="Arial" w:cs="Arial"/>
                  <w:b/>
                </w:rPr>
                <w:t>Stability</w:t>
              </w:r>
            </w:ins>
          </w:p>
          <w:p w14:paraId="04CECB26" w14:textId="77777777" w:rsidR="00A13A7E" w:rsidRPr="002A07F1" w:rsidRDefault="00A13A7E" w:rsidP="00EF1282">
            <w:pPr>
              <w:jc w:val="center"/>
              <w:rPr>
                <w:ins w:id="385" w:author="Alex Perryman" w:date="2015-08-12T14:02:00Z"/>
                <w:rFonts w:ascii="Arial" w:hAnsi="Arial" w:cs="Arial"/>
                <w:b/>
              </w:rPr>
            </w:pPr>
            <w:ins w:id="386" w:author="Alex Perryman" w:date="2015-08-12T14:02:00Z">
              <w:r w:rsidRPr="002A07F1">
                <w:rPr>
                  <w:rFonts w:ascii="Arial" w:hAnsi="Arial" w:cs="Arial"/>
                  <w:b/>
                </w:rPr>
                <w:t>Hit Rate</w:t>
              </w:r>
              <w:r>
                <w:rPr>
                  <w:rFonts w:ascii="Arial" w:hAnsi="Arial" w:cs="Arial"/>
                  <w:b/>
                </w:rPr>
                <w:t xml:space="preserve"> </w:t>
              </w:r>
              <w:r>
                <w:rPr>
                  <w:rFonts w:ascii="Arial" w:hAnsi="Arial" w:cs="Arial"/>
                  <w:b/>
                  <w:vertAlign w:val="superscript"/>
                </w:rPr>
                <w:t>b</w:t>
              </w:r>
            </w:ins>
          </w:p>
        </w:tc>
        <w:tc>
          <w:tcPr>
            <w:tcW w:w="1390" w:type="dxa"/>
            <w:vAlign w:val="center"/>
          </w:tcPr>
          <w:p w14:paraId="0C5434D8" w14:textId="77777777" w:rsidR="00A13A7E" w:rsidRPr="002A07F1" w:rsidRDefault="00A13A7E" w:rsidP="00EF1282">
            <w:pPr>
              <w:jc w:val="center"/>
              <w:rPr>
                <w:ins w:id="387" w:author="Alex Perryman" w:date="2015-08-12T14:02:00Z"/>
                <w:rFonts w:ascii="Arial" w:hAnsi="Arial" w:cs="Arial"/>
                <w:b/>
              </w:rPr>
            </w:pPr>
            <w:ins w:id="388" w:author="Alex Perryman" w:date="2015-08-12T14:02:00Z">
              <w:r w:rsidRPr="002A07F1">
                <w:rPr>
                  <w:rFonts w:ascii="Arial" w:hAnsi="Arial" w:cs="Arial"/>
                  <w:b/>
                </w:rPr>
                <w:t>Unstable</w:t>
              </w:r>
            </w:ins>
          </w:p>
          <w:p w14:paraId="157BF340" w14:textId="77777777" w:rsidR="00A13A7E" w:rsidRPr="002A07F1" w:rsidRDefault="00A13A7E" w:rsidP="00EF1282">
            <w:pPr>
              <w:jc w:val="center"/>
              <w:rPr>
                <w:ins w:id="389" w:author="Alex Perryman" w:date="2015-08-12T14:02:00Z"/>
                <w:rFonts w:ascii="Arial" w:hAnsi="Arial" w:cs="Arial"/>
                <w:b/>
              </w:rPr>
            </w:pPr>
            <w:ins w:id="390" w:author="Alex Perryman" w:date="2015-08-12T14:02:00Z">
              <w:r w:rsidRPr="002A07F1">
                <w:rPr>
                  <w:rFonts w:ascii="Arial" w:hAnsi="Arial" w:cs="Arial"/>
                  <w:b/>
                </w:rPr>
                <w:t>True –</w:t>
              </w:r>
            </w:ins>
          </w:p>
          <w:p w14:paraId="4F2F9B3E" w14:textId="77777777" w:rsidR="00A13A7E" w:rsidRPr="002A07F1" w:rsidRDefault="00A13A7E" w:rsidP="00EF1282">
            <w:pPr>
              <w:jc w:val="center"/>
              <w:rPr>
                <w:ins w:id="391" w:author="Alex Perryman" w:date="2015-08-12T14:02:00Z"/>
                <w:rFonts w:ascii="Arial" w:hAnsi="Arial" w:cs="Arial"/>
                <w:b/>
              </w:rPr>
            </w:pPr>
            <w:ins w:id="392" w:author="Alex Perryman" w:date="2015-08-12T14:02:00Z">
              <w:r w:rsidRPr="002A07F1">
                <w:rPr>
                  <w:rFonts w:ascii="Arial" w:hAnsi="Arial" w:cs="Arial"/>
                  <w:b/>
                </w:rPr>
                <w:t>Filtered</w:t>
              </w:r>
              <w:r>
                <w:rPr>
                  <w:rFonts w:ascii="Arial" w:hAnsi="Arial" w:cs="Arial"/>
                  <w:b/>
                </w:rPr>
                <w:t xml:space="preserve"> </w:t>
              </w:r>
              <w:r w:rsidRPr="00862AA5">
                <w:rPr>
                  <w:rFonts w:ascii="Arial" w:hAnsi="Arial" w:cs="Arial"/>
                  <w:b/>
                  <w:vertAlign w:val="superscript"/>
                </w:rPr>
                <w:t>c</w:t>
              </w:r>
            </w:ins>
          </w:p>
        </w:tc>
      </w:tr>
      <w:tr w:rsidR="00A13A7E" w:rsidRPr="00CF1E7E" w14:paraId="720154EF" w14:textId="77777777" w:rsidTr="00EF1282">
        <w:trPr>
          <w:ins w:id="393" w:author="Alex Perryman" w:date="2015-08-12T14:02:00Z"/>
        </w:trPr>
        <w:tc>
          <w:tcPr>
            <w:tcW w:w="1417" w:type="dxa"/>
            <w:vAlign w:val="center"/>
          </w:tcPr>
          <w:p w14:paraId="3178D207" w14:textId="77777777" w:rsidR="00A13A7E" w:rsidRPr="002A07F1" w:rsidRDefault="00A13A7E" w:rsidP="00EF1282">
            <w:pPr>
              <w:jc w:val="center"/>
              <w:rPr>
                <w:ins w:id="394" w:author="Alex Perryman" w:date="2015-08-12T14:02:00Z"/>
                <w:rFonts w:ascii="Arial" w:hAnsi="Arial" w:cs="Arial"/>
              </w:rPr>
            </w:pPr>
            <w:ins w:id="395" w:author="Alex Perryman" w:date="2015-08-12T14:02:00Z">
              <w:r w:rsidRPr="002A07F1">
                <w:rPr>
                  <w:rFonts w:ascii="Arial" w:hAnsi="Arial" w:cs="Arial"/>
                </w:rPr>
                <w:t>Full</w:t>
              </w:r>
            </w:ins>
          </w:p>
          <w:p w14:paraId="031E2DFD" w14:textId="77777777" w:rsidR="00A13A7E" w:rsidRPr="002A07F1" w:rsidRDefault="00A13A7E" w:rsidP="00EF1282">
            <w:pPr>
              <w:jc w:val="center"/>
              <w:rPr>
                <w:ins w:id="396" w:author="Alex Perryman" w:date="2015-08-12T14:02:00Z"/>
                <w:rFonts w:ascii="Arial" w:hAnsi="Arial" w:cs="Arial"/>
              </w:rPr>
            </w:pPr>
            <w:ins w:id="397" w:author="Alex Perryman" w:date="2015-08-12T14:02:00Z">
              <w:r w:rsidRPr="002A07F1">
                <w:rPr>
                  <w:rFonts w:ascii="Arial" w:hAnsi="Arial" w:cs="Arial"/>
                </w:rPr>
                <w:t>Half-Life</w:t>
              </w:r>
            </w:ins>
          </w:p>
          <w:p w14:paraId="37D6F56A" w14:textId="77777777" w:rsidR="00A13A7E" w:rsidRPr="002A07F1" w:rsidRDefault="00A13A7E" w:rsidP="00EF1282">
            <w:pPr>
              <w:jc w:val="center"/>
              <w:rPr>
                <w:ins w:id="398" w:author="Alex Perryman" w:date="2015-08-12T14:02:00Z"/>
                <w:rFonts w:ascii="Arial" w:hAnsi="Arial" w:cs="Arial"/>
              </w:rPr>
            </w:pPr>
            <w:ins w:id="399" w:author="Alex Perryman" w:date="2015-08-12T14:02:00Z">
              <w:r w:rsidRPr="002A07F1">
                <w:rPr>
                  <w:rFonts w:ascii="Arial" w:hAnsi="Arial" w:cs="Arial"/>
                </w:rPr>
                <w:t>Bayesian</w:t>
              </w:r>
            </w:ins>
          </w:p>
        </w:tc>
        <w:tc>
          <w:tcPr>
            <w:tcW w:w="1323" w:type="dxa"/>
            <w:vAlign w:val="center"/>
          </w:tcPr>
          <w:p w14:paraId="4C91A752" w14:textId="77777777" w:rsidR="00A13A7E" w:rsidRPr="002A07F1" w:rsidRDefault="00A13A7E" w:rsidP="00EF1282">
            <w:pPr>
              <w:jc w:val="center"/>
              <w:rPr>
                <w:ins w:id="400" w:author="Alex Perryman" w:date="2015-08-12T14:02:00Z"/>
                <w:rFonts w:ascii="Arial" w:hAnsi="Arial" w:cs="Arial"/>
                <w:sz w:val="28"/>
                <w:szCs w:val="28"/>
              </w:rPr>
            </w:pPr>
            <w:ins w:id="401" w:author="Alex Perryman" w:date="2015-08-12T14:02:00Z">
              <w:r w:rsidRPr="002A07F1">
                <w:rPr>
                  <w:rFonts w:ascii="Arial" w:hAnsi="Arial" w:cs="Arial"/>
                  <w:bCs/>
                  <w:color w:val="000000" w:themeColor="text1"/>
                  <w:kern w:val="24"/>
                  <w:sz w:val="28"/>
                  <w:szCs w:val="28"/>
                </w:rPr>
                <w:t>0.785</w:t>
              </w:r>
            </w:ins>
          </w:p>
        </w:tc>
        <w:tc>
          <w:tcPr>
            <w:tcW w:w="1603" w:type="dxa"/>
            <w:vAlign w:val="center"/>
          </w:tcPr>
          <w:p w14:paraId="0ACCCE08" w14:textId="77777777" w:rsidR="00A13A7E" w:rsidRPr="002A07F1" w:rsidRDefault="00A13A7E" w:rsidP="00EF1282">
            <w:pPr>
              <w:jc w:val="center"/>
              <w:rPr>
                <w:ins w:id="402" w:author="Alex Perryman" w:date="2015-08-12T14:02:00Z"/>
                <w:rFonts w:ascii="Arial" w:hAnsi="Arial" w:cs="Arial"/>
                <w:sz w:val="28"/>
                <w:szCs w:val="28"/>
              </w:rPr>
            </w:pPr>
            <w:ins w:id="403" w:author="Alex Perryman" w:date="2015-08-12T14:02:00Z">
              <w:r w:rsidRPr="002A07F1">
                <w:rPr>
                  <w:rFonts w:ascii="Arial" w:hAnsi="Arial" w:cs="Arial"/>
                  <w:bCs/>
                  <w:color w:val="000000" w:themeColor="text1"/>
                  <w:kern w:val="24"/>
                  <w:sz w:val="28"/>
                  <w:szCs w:val="28"/>
                </w:rPr>
                <w:t>83.5</w:t>
              </w:r>
            </w:ins>
          </w:p>
        </w:tc>
        <w:tc>
          <w:tcPr>
            <w:tcW w:w="1616" w:type="dxa"/>
            <w:vAlign w:val="center"/>
          </w:tcPr>
          <w:p w14:paraId="6E08C931" w14:textId="77777777" w:rsidR="00A13A7E" w:rsidRPr="002A07F1" w:rsidRDefault="00A13A7E" w:rsidP="00EF1282">
            <w:pPr>
              <w:jc w:val="center"/>
              <w:rPr>
                <w:ins w:id="404" w:author="Alex Perryman" w:date="2015-08-12T14:02:00Z"/>
                <w:rFonts w:ascii="Arial" w:hAnsi="Arial" w:cs="Arial"/>
                <w:sz w:val="28"/>
                <w:szCs w:val="28"/>
              </w:rPr>
            </w:pPr>
            <w:ins w:id="405" w:author="Alex Perryman" w:date="2015-08-12T14:02:00Z">
              <w:r w:rsidRPr="002A07F1">
                <w:rPr>
                  <w:rFonts w:ascii="Arial" w:hAnsi="Arial" w:cs="Arial"/>
                  <w:bCs/>
                  <w:color w:val="000000" w:themeColor="text1"/>
                  <w:kern w:val="24"/>
                  <w:sz w:val="28"/>
                  <w:szCs w:val="28"/>
                </w:rPr>
                <w:t>49.8</w:t>
              </w:r>
            </w:ins>
          </w:p>
        </w:tc>
        <w:tc>
          <w:tcPr>
            <w:tcW w:w="1323" w:type="dxa"/>
            <w:vAlign w:val="center"/>
          </w:tcPr>
          <w:p w14:paraId="621B5728" w14:textId="77777777" w:rsidR="00A13A7E" w:rsidRPr="002A07F1" w:rsidRDefault="00A13A7E" w:rsidP="00EF1282">
            <w:pPr>
              <w:jc w:val="center"/>
              <w:rPr>
                <w:ins w:id="406" w:author="Alex Perryman" w:date="2015-08-12T14:02:00Z"/>
                <w:rFonts w:ascii="Arial" w:hAnsi="Arial" w:cs="Arial"/>
                <w:sz w:val="28"/>
                <w:szCs w:val="28"/>
              </w:rPr>
            </w:pPr>
            <w:ins w:id="407" w:author="Alex Perryman" w:date="2015-08-12T14:02:00Z">
              <w:r w:rsidRPr="002A07F1">
                <w:rPr>
                  <w:rFonts w:ascii="Arial" w:hAnsi="Arial" w:cs="Arial"/>
                  <w:bCs/>
                  <w:color w:val="000000" w:themeColor="text1"/>
                  <w:kern w:val="24"/>
                  <w:sz w:val="28"/>
                  <w:szCs w:val="28"/>
                </w:rPr>
                <w:t>56.2</w:t>
              </w:r>
            </w:ins>
          </w:p>
        </w:tc>
        <w:tc>
          <w:tcPr>
            <w:tcW w:w="1309" w:type="dxa"/>
            <w:vAlign w:val="center"/>
          </w:tcPr>
          <w:p w14:paraId="4DEB8B32" w14:textId="77777777" w:rsidR="00A13A7E" w:rsidRPr="002A07F1" w:rsidRDefault="00A13A7E" w:rsidP="00EF1282">
            <w:pPr>
              <w:jc w:val="center"/>
              <w:rPr>
                <w:ins w:id="408" w:author="Alex Perryman" w:date="2015-08-12T14:02:00Z"/>
                <w:rFonts w:ascii="Arial" w:hAnsi="Arial" w:cs="Arial"/>
                <w:bCs/>
                <w:color w:val="000000" w:themeColor="text1"/>
                <w:kern w:val="24"/>
                <w:sz w:val="28"/>
                <w:szCs w:val="28"/>
              </w:rPr>
            </w:pPr>
            <w:ins w:id="409" w:author="Alex Perryman" w:date="2015-08-12T14:02:00Z">
              <w:r w:rsidRPr="002A07F1">
                <w:rPr>
                  <w:rFonts w:ascii="Arial" w:hAnsi="Arial" w:cs="Arial"/>
                  <w:bCs/>
                  <w:color w:val="000000" w:themeColor="text1"/>
                  <w:kern w:val="24"/>
                  <w:sz w:val="28"/>
                  <w:szCs w:val="28"/>
                </w:rPr>
                <w:t>91/323</w:t>
              </w:r>
            </w:ins>
          </w:p>
          <w:p w14:paraId="6047EC0E" w14:textId="77777777" w:rsidR="00A13A7E" w:rsidRPr="002A07F1" w:rsidRDefault="00A13A7E" w:rsidP="00EF1282">
            <w:pPr>
              <w:jc w:val="center"/>
              <w:rPr>
                <w:ins w:id="410" w:author="Alex Perryman" w:date="2015-08-12T14:02:00Z"/>
                <w:rFonts w:ascii="Arial" w:hAnsi="Arial" w:cs="Arial"/>
                <w:sz w:val="28"/>
                <w:szCs w:val="28"/>
              </w:rPr>
            </w:pPr>
            <w:ins w:id="411" w:author="Alex Perryman" w:date="2015-08-12T14:02:00Z">
              <w:r w:rsidRPr="002A07F1">
                <w:rPr>
                  <w:rFonts w:ascii="Arial" w:hAnsi="Arial" w:cs="Arial"/>
                  <w:bCs/>
                  <w:color w:val="000000" w:themeColor="text1"/>
                  <w:kern w:val="24"/>
                  <w:sz w:val="28"/>
                  <w:szCs w:val="28"/>
                </w:rPr>
                <w:t>28.2%</w:t>
              </w:r>
            </w:ins>
          </w:p>
        </w:tc>
        <w:tc>
          <w:tcPr>
            <w:tcW w:w="1390" w:type="dxa"/>
            <w:vAlign w:val="center"/>
          </w:tcPr>
          <w:p w14:paraId="4237CEB2" w14:textId="77777777" w:rsidR="00A13A7E" w:rsidRPr="002A07F1" w:rsidRDefault="00A13A7E" w:rsidP="00EF1282">
            <w:pPr>
              <w:jc w:val="center"/>
              <w:rPr>
                <w:ins w:id="412" w:author="Alex Perryman" w:date="2015-08-12T14:02:00Z"/>
                <w:rFonts w:ascii="Arial" w:hAnsi="Arial" w:cs="Arial"/>
                <w:sz w:val="28"/>
                <w:szCs w:val="28"/>
              </w:rPr>
            </w:pPr>
            <w:ins w:id="413" w:author="Alex Perryman" w:date="2015-08-12T14:02:00Z">
              <w:r w:rsidRPr="002A07F1">
                <w:rPr>
                  <w:rFonts w:ascii="Arial" w:hAnsi="Arial" w:cs="Arial"/>
                  <w:bCs/>
                  <w:color w:val="000000" w:themeColor="text1"/>
                  <w:kern w:val="24"/>
                  <w:sz w:val="28"/>
                  <w:szCs w:val="28"/>
                </w:rPr>
                <w:t>230</w:t>
              </w:r>
            </w:ins>
          </w:p>
        </w:tc>
      </w:tr>
      <w:tr w:rsidR="00A13A7E" w:rsidRPr="00CF1E7E" w14:paraId="3F4175DE" w14:textId="77777777" w:rsidTr="00EF1282">
        <w:trPr>
          <w:ins w:id="414" w:author="Alex Perryman" w:date="2015-08-12T14:02:00Z"/>
        </w:trPr>
        <w:tc>
          <w:tcPr>
            <w:tcW w:w="1417" w:type="dxa"/>
            <w:vAlign w:val="center"/>
          </w:tcPr>
          <w:p w14:paraId="38243F99" w14:textId="77777777" w:rsidR="00A13A7E" w:rsidRPr="002A07F1" w:rsidRDefault="00A13A7E" w:rsidP="00EF1282">
            <w:pPr>
              <w:jc w:val="center"/>
              <w:rPr>
                <w:ins w:id="415" w:author="Alex Perryman" w:date="2015-08-12T14:02:00Z"/>
                <w:rFonts w:ascii="Arial" w:hAnsi="Arial" w:cs="Arial"/>
              </w:rPr>
            </w:pPr>
            <w:ins w:id="416" w:author="Alex Perryman" w:date="2015-08-12T14:02:00Z">
              <w:r w:rsidRPr="002A07F1">
                <w:rPr>
                  <w:rFonts w:ascii="Arial" w:hAnsi="Arial" w:cs="Arial"/>
                </w:rPr>
                <w:t>Pruned</w:t>
              </w:r>
            </w:ins>
          </w:p>
          <w:p w14:paraId="61A8A446" w14:textId="77777777" w:rsidR="00A13A7E" w:rsidRPr="002A07F1" w:rsidRDefault="00A13A7E" w:rsidP="00EF1282">
            <w:pPr>
              <w:jc w:val="center"/>
              <w:rPr>
                <w:ins w:id="417" w:author="Alex Perryman" w:date="2015-08-12T14:02:00Z"/>
                <w:rFonts w:ascii="Arial" w:hAnsi="Arial" w:cs="Arial"/>
              </w:rPr>
            </w:pPr>
            <w:ins w:id="418" w:author="Alex Perryman" w:date="2015-08-12T14:02:00Z">
              <w:r w:rsidRPr="002A07F1">
                <w:rPr>
                  <w:rFonts w:ascii="Arial" w:hAnsi="Arial" w:cs="Arial"/>
                </w:rPr>
                <w:t>Half-Life Bayesian</w:t>
              </w:r>
            </w:ins>
          </w:p>
        </w:tc>
        <w:tc>
          <w:tcPr>
            <w:tcW w:w="1323" w:type="dxa"/>
            <w:vAlign w:val="center"/>
          </w:tcPr>
          <w:p w14:paraId="1DB30D83" w14:textId="77777777" w:rsidR="00A13A7E" w:rsidRPr="002A07F1" w:rsidRDefault="00A13A7E" w:rsidP="00EF1282">
            <w:pPr>
              <w:jc w:val="center"/>
              <w:rPr>
                <w:ins w:id="419" w:author="Alex Perryman" w:date="2015-08-12T14:02:00Z"/>
                <w:rFonts w:ascii="Arial" w:hAnsi="Arial" w:cs="Arial"/>
                <w:sz w:val="28"/>
                <w:szCs w:val="28"/>
              </w:rPr>
            </w:pPr>
            <w:ins w:id="420" w:author="Alex Perryman" w:date="2015-08-12T14:02:00Z">
              <w:r w:rsidRPr="002A07F1">
                <w:rPr>
                  <w:rFonts w:ascii="Arial" w:hAnsi="Arial" w:cs="Arial"/>
                  <w:color w:val="000000" w:themeColor="text1"/>
                  <w:kern w:val="24"/>
                  <w:sz w:val="28"/>
                  <w:szCs w:val="28"/>
                </w:rPr>
                <w:t>0.777</w:t>
              </w:r>
            </w:ins>
          </w:p>
        </w:tc>
        <w:tc>
          <w:tcPr>
            <w:tcW w:w="1603" w:type="dxa"/>
            <w:vAlign w:val="center"/>
          </w:tcPr>
          <w:p w14:paraId="791A2CA2" w14:textId="77777777" w:rsidR="00A13A7E" w:rsidRPr="002A07F1" w:rsidRDefault="00A13A7E" w:rsidP="00EF1282">
            <w:pPr>
              <w:jc w:val="center"/>
              <w:rPr>
                <w:ins w:id="421" w:author="Alex Perryman" w:date="2015-08-12T14:02:00Z"/>
                <w:rFonts w:ascii="Arial" w:hAnsi="Arial" w:cs="Arial"/>
                <w:sz w:val="28"/>
                <w:szCs w:val="28"/>
              </w:rPr>
            </w:pPr>
            <w:ins w:id="422" w:author="Alex Perryman" w:date="2015-08-12T14:02:00Z">
              <w:r w:rsidRPr="002A07F1">
                <w:rPr>
                  <w:rFonts w:ascii="Arial" w:hAnsi="Arial" w:cs="Arial"/>
                  <w:color w:val="000000" w:themeColor="text1"/>
                  <w:kern w:val="24"/>
                  <w:sz w:val="28"/>
                  <w:szCs w:val="28"/>
                </w:rPr>
                <w:t>83.5</w:t>
              </w:r>
            </w:ins>
          </w:p>
        </w:tc>
        <w:tc>
          <w:tcPr>
            <w:tcW w:w="1616" w:type="dxa"/>
            <w:vAlign w:val="center"/>
          </w:tcPr>
          <w:p w14:paraId="7C2F3F14" w14:textId="77777777" w:rsidR="00A13A7E" w:rsidRPr="002A07F1" w:rsidRDefault="00A13A7E" w:rsidP="00EF1282">
            <w:pPr>
              <w:jc w:val="center"/>
              <w:rPr>
                <w:ins w:id="423" w:author="Alex Perryman" w:date="2015-08-12T14:02:00Z"/>
                <w:rFonts w:ascii="Arial" w:hAnsi="Arial" w:cs="Arial"/>
                <w:sz w:val="28"/>
                <w:szCs w:val="28"/>
              </w:rPr>
            </w:pPr>
            <w:ins w:id="424" w:author="Alex Perryman" w:date="2015-08-12T14:02:00Z">
              <w:r w:rsidRPr="002A07F1">
                <w:rPr>
                  <w:rFonts w:ascii="Arial" w:hAnsi="Arial" w:cs="Arial"/>
                  <w:color w:val="000000" w:themeColor="text1"/>
                  <w:kern w:val="24"/>
                  <w:sz w:val="28"/>
                  <w:szCs w:val="28"/>
                </w:rPr>
                <w:t>44.8</w:t>
              </w:r>
            </w:ins>
          </w:p>
        </w:tc>
        <w:tc>
          <w:tcPr>
            <w:tcW w:w="1323" w:type="dxa"/>
            <w:vAlign w:val="center"/>
          </w:tcPr>
          <w:p w14:paraId="3B93E8C3" w14:textId="77777777" w:rsidR="00A13A7E" w:rsidRPr="002A07F1" w:rsidRDefault="00A13A7E" w:rsidP="00EF1282">
            <w:pPr>
              <w:jc w:val="center"/>
              <w:rPr>
                <w:ins w:id="425" w:author="Alex Perryman" w:date="2015-08-12T14:02:00Z"/>
                <w:rFonts w:ascii="Arial" w:hAnsi="Arial" w:cs="Arial"/>
                <w:sz w:val="28"/>
                <w:szCs w:val="28"/>
              </w:rPr>
            </w:pPr>
            <w:ins w:id="426" w:author="Alex Perryman" w:date="2015-08-12T14:02:00Z">
              <w:r w:rsidRPr="002A07F1">
                <w:rPr>
                  <w:rFonts w:ascii="Arial" w:hAnsi="Arial" w:cs="Arial"/>
                  <w:color w:val="000000" w:themeColor="text1"/>
                  <w:kern w:val="24"/>
                  <w:sz w:val="28"/>
                  <w:szCs w:val="28"/>
                </w:rPr>
                <w:t>55.2</w:t>
              </w:r>
            </w:ins>
          </w:p>
        </w:tc>
        <w:tc>
          <w:tcPr>
            <w:tcW w:w="1309" w:type="dxa"/>
            <w:vAlign w:val="center"/>
          </w:tcPr>
          <w:p w14:paraId="34555C7A" w14:textId="77777777" w:rsidR="00A13A7E" w:rsidRPr="002A07F1" w:rsidRDefault="00A13A7E" w:rsidP="00EF1282">
            <w:pPr>
              <w:jc w:val="center"/>
              <w:rPr>
                <w:ins w:id="427" w:author="Alex Perryman" w:date="2015-08-12T14:02:00Z"/>
                <w:rFonts w:ascii="Arial" w:hAnsi="Arial" w:cs="Arial"/>
                <w:color w:val="000000" w:themeColor="text1"/>
                <w:kern w:val="24"/>
                <w:sz w:val="28"/>
                <w:szCs w:val="28"/>
              </w:rPr>
            </w:pPr>
            <w:ins w:id="428" w:author="Alex Perryman" w:date="2015-08-12T14:02:00Z">
              <w:r w:rsidRPr="002A07F1">
                <w:rPr>
                  <w:rFonts w:ascii="Arial" w:hAnsi="Arial" w:cs="Arial"/>
                  <w:color w:val="000000" w:themeColor="text1"/>
                  <w:kern w:val="24"/>
                  <w:sz w:val="28"/>
                  <w:szCs w:val="28"/>
                </w:rPr>
                <w:t>91/346</w:t>
              </w:r>
            </w:ins>
          </w:p>
          <w:p w14:paraId="49C993C7" w14:textId="77777777" w:rsidR="00A13A7E" w:rsidRPr="002A07F1" w:rsidRDefault="00A13A7E" w:rsidP="00EF1282">
            <w:pPr>
              <w:jc w:val="center"/>
              <w:rPr>
                <w:ins w:id="429" w:author="Alex Perryman" w:date="2015-08-12T14:02:00Z"/>
                <w:rFonts w:ascii="Arial" w:hAnsi="Arial" w:cs="Arial"/>
                <w:sz w:val="28"/>
                <w:szCs w:val="28"/>
              </w:rPr>
            </w:pPr>
            <w:ins w:id="430" w:author="Alex Perryman" w:date="2015-08-12T14:02:00Z">
              <w:r w:rsidRPr="002A07F1">
                <w:rPr>
                  <w:rFonts w:ascii="Arial" w:hAnsi="Arial" w:cs="Arial"/>
                  <w:color w:val="000000" w:themeColor="text1"/>
                  <w:kern w:val="24"/>
                  <w:sz w:val="28"/>
                  <w:szCs w:val="28"/>
                </w:rPr>
                <w:t>26.3%</w:t>
              </w:r>
            </w:ins>
          </w:p>
        </w:tc>
        <w:tc>
          <w:tcPr>
            <w:tcW w:w="1390" w:type="dxa"/>
            <w:vAlign w:val="center"/>
          </w:tcPr>
          <w:p w14:paraId="553722DE" w14:textId="77777777" w:rsidR="00A13A7E" w:rsidRPr="002A07F1" w:rsidRDefault="00A13A7E" w:rsidP="00EF1282">
            <w:pPr>
              <w:jc w:val="center"/>
              <w:rPr>
                <w:ins w:id="431" w:author="Alex Perryman" w:date="2015-08-12T14:02:00Z"/>
                <w:rFonts w:ascii="Arial" w:hAnsi="Arial" w:cs="Arial"/>
                <w:sz w:val="28"/>
                <w:szCs w:val="28"/>
              </w:rPr>
            </w:pPr>
            <w:ins w:id="432" w:author="Alex Perryman" w:date="2015-08-12T14:02:00Z">
              <w:r w:rsidRPr="002A07F1">
                <w:rPr>
                  <w:rFonts w:ascii="Arial" w:hAnsi="Arial" w:cs="Arial"/>
                  <w:color w:val="000000" w:themeColor="text1"/>
                  <w:kern w:val="24"/>
                  <w:sz w:val="28"/>
                  <w:szCs w:val="28"/>
                </w:rPr>
                <w:t>207</w:t>
              </w:r>
            </w:ins>
          </w:p>
        </w:tc>
      </w:tr>
      <w:tr w:rsidR="00A13A7E" w:rsidRPr="00CF1E7E" w14:paraId="6B559BC8" w14:textId="77777777" w:rsidTr="00EF1282">
        <w:trPr>
          <w:ins w:id="433" w:author="Alex Perryman" w:date="2015-08-12T14:02:00Z"/>
        </w:trPr>
        <w:tc>
          <w:tcPr>
            <w:tcW w:w="1417" w:type="dxa"/>
            <w:vAlign w:val="center"/>
          </w:tcPr>
          <w:p w14:paraId="4D53899C" w14:textId="77777777" w:rsidR="00A13A7E" w:rsidRPr="002A07F1" w:rsidRDefault="00A13A7E" w:rsidP="00EF1282">
            <w:pPr>
              <w:jc w:val="center"/>
              <w:rPr>
                <w:ins w:id="434" w:author="Alex Perryman" w:date="2015-08-12T14:02:00Z"/>
                <w:rFonts w:ascii="Arial" w:hAnsi="Arial" w:cs="Arial"/>
              </w:rPr>
            </w:pPr>
            <w:ins w:id="435" w:author="Alex Perryman" w:date="2015-08-12T14:02:00Z">
              <w:r w:rsidRPr="002A07F1">
                <w:rPr>
                  <w:rFonts w:ascii="Arial" w:hAnsi="Arial" w:cs="Arial"/>
                </w:rPr>
                <w:t>Full</w:t>
              </w:r>
            </w:ins>
          </w:p>
          <w:p w14:paraId="18D2F5D9" w14:textId="77777777" w:rsidR="00A13A7E" w:rsidRPr="002A07F1" w:rsidRDefault="00A13A7E" w:rsidP="00EF1282">
            <w:pPr>
              <w:jc w:val="center"/>
              <w:rPr>
                <w:ins w:id="436" w:author="Alex Perryman" w:date="2015-08-12T14:02:00Z"/>
                <w:rFonts w:ascii="Arial" w:hAnsi="Arial" w:cs="Arial"/>
              </w:rPr>
            </w:pPr>
            <w:ins w:id="437" w:author="Alex Perryman" w:date="2015-08-12T14:02:00Z">
              <w:r w:rsidRPr="002A07F1">
                <w:rPr>
                  <w:rFonts w:ascii="Arial" w:hAnsi="Arial" w:cs="Arial"/>
                </w:rPr>
                <w:t>Half-Life SVM</w:t>
              </w:r>
            </w:ins>
          </w:p>
        </w:tc>
        <w:tc>
          <w:tcPr>
            <w:tcW w:w="1323" w:type="dxa"/>
            <w:vAlign w:val="center"/>
          </w:tcPr>
          <w:p w14:paraId="702E46F1" w14:textId="77777777" w:rsidR="00A13A7E" w:rsidRPr="002A07F1" w:rsidRDefault="00A13A7E" w:rsidP="00EF1282">
            <w:pPr>
              <w:jc w:val="center"/>
              <w:rPr>
                <w:ins w:id="438" w:author="Alex Perryman" w:date="2015-08-12T14:02:00Z"/>
                <w:rFonts w:ascii="Arial" w:hAnsi="Arial" w:cs="Arial"/>
                <w:sz w:val="28"/>
                <w:szCs w:val="28"/>
              </w:rPr>
            </w:pPr>
          </w:p>
        </w:tc>
        <w:tc>
          <w:tcPr>
            <w:tcW w:w="1603" w:type="dxa"/>
            <w:vAlign w:val="center"/>
          </w:tcPr>
          <w:p w14:paraId="3A6485D6" w14:textId="77777777" w:rsidR="00A13A7E" w:rsidRPr="002A07F1" w:rsidRDefault="00A13A7E" w:rsidP="00EF1282">
            <w:pPr>
              <w:jc w:val="center"/>
              <w:rPr>
                <w:ins w:id="439" w:author="Alex Perryman" w:date="2015-08-12T14:02:00Z"/>
                <w:rFonts w:ascii="Arial" w:hAnsi="Arial" w:cs="Arial"/>
                <w:sz w:val="28"/>
                <w:szCs w:val="28"/>
              </w:rPr>
            </w:pPr>
            <w:ins w:id="440" w:author="Alex Perryman" w:date="2015-08-12T14:02:00Z">
              <w:r w:rsidRPr="002A07F1">
                <w:rPr>
                  <w:rFonts w:ascii="Arial" w:hAnsi="Arial" w:cs="Arial"/>
                  <w:color w:val="000000" w:themeColor="text1"/>
                  <w:kern w:val="24"/>
                  <w:sz w:val="28"/>
                  <w:szCs w:val="28"/>
                </w:rPr>
                <w:t>10.1</w:t>
              </w:r>
            </w:ins>
          </w:p>
        </w:tc>
        <w:tc>
          <w:tcPr>
            <w:tcW w:w="1616" w:type="dxa"/>
            <w:vAlign w:val="center"/>
          </w:tcPr>
          <w:p w14:paraId="3D6F2701" w14:textId="77777777" w:rsidR="00A13A7E" w:rsidRPr="002A07F1" w:rsidRDefault="00A13A7E" w:rsidP="00EF1282">
            <w:pPr>
              <w:jc w:val="center"/>
              <w:rPr>
                <w:ins w:id="441" w:author="Alex Perryman" w:date="2015-08-12T14:02:00Z"/>
                <w:rFonts w:ascii="Arial" w:hAnsi="Arial" w:cs="Arial"/>
                <w:sz w:val="28"/>
                <w:szCs w:val="28"/>
              </w:rPr>
            </w:pPr>
            <w:ins w:id="442" w:author="Alex Perryman" w:date="2015-08-12T14:02:00Z">
              <w:r w:rsidRPr="002A07F1">
                <w:rPr>
                  <w:rFonts w:ascii="Arial" w:hAnsi="Arial" w:cs="Arial"/>
                  <w:color w:val="000000" w:themeColor="text1"/>
                  <w:kern w:val="24"/>
                  <w:sz w:val="28"/>
                  <w:szCs w:val="28"/>
                </w:rPr>
                <w:t>92.2</w:t>
              </w:r>
            </w:ins>
          </w:p>
        </w:tc>
        <w:tc>
          <w:tcPr>
            <w:tcW w:w="1323" w:type="dxa"/>
            <w:vAlign w:val="center"/>
          </w:tcPr>
          <w:p w14:paraId="6C38170B" w14:textId="77777777" w:rsidR="00A13A7E" w:rsidRPr="002A07F1" w:rsidRDefault="00A13A7E" w:rsidP="00EF1282">
            <w:pPr>
              <w:jc w:val="center"/>
              <w:rPr>
                <w:ins w:id="443" w:author="Alex Perryman" w:date="2015-08-12T14:02:00Z"/>
                <w:rFonts w:ascii="Arial" w:hAnsi="Arial" w:cs="Arial"/>
                <w:sz w:val="28"/>
                <w:szCs w:val="28"/>
              </w:rPr>
            </w:pPr>
            <w:ins w:id="444" w:author="Alex Perryman" w:date="2015-08-12T14:02:00Z">
              <w:r w:rsidRPr="002A07F1">
                <w:rPr>
                  <w:rFonts w:ascii="Arial" w:hAnsi="Arial" w:cs="Arial"/>
                  <w:color w:val="000000" w:themeColor="text1"/>
                  <w:kern w:val="24"/>
                  <w:sz w:val="28"/>
                  <w:szCs w:val="28"/>
                </w:rPr>
                <w:t>76.5</w:t>
              </w:r>
            </w:ins>
          </w:p>
        </w:tc>
        <w:tc>
          <w:tcPr>
            <w:tcW w:w="1309" w:type="dxa"/>
            <w:vAlign w:val="center"/>
          </w:tcPr>
          <w:p w14:paraId="3ED8FE5A" w14:textId="77777777" w:rsidR="00A13A7E" w:rsidRPr="002A07F1" w:rsidRDefault="00A13A7E" w:rsidP="00EF1282">
            <w:pPr>
              <w:jc w:val="center"/>
              <w:rPr>
                <w:ins w:id="445" w:author="Alex Perryman" w:date="2015-08-12T14:02:00Z"/>
                <w:rFonts w:ascii="Arial" w:hAnsi="Arial" w:cs="Arial"/>
                <w:color w:val="000000" w:themeColor="text1"/>
                <w:kern w:val="24"/>
                <w:sz w:val="28"/>
                <w:szCs w:val="28"/>
              </w:rPr>
            </w:pPr>
            <w:ins w:id="446" w:author="Alex Perryman" w:date="2015-08-12T14:02:00Z">
              <w:r w:rsidRPr="002A07F1">
                <w:rPr>
                  <w:rFonts w:ascii="Arial" w:hAnsi="Arial" w:cs="Arial"/>
                  <w:color w:val="000000" w:themeColor="text1"/>
                  <w:kern w:val="24"/>
                  <w:sz w:val="28"/>
                  <w:szCs w:val="28"/>
                </w:rPr>
                <w:t>11/47</w:t>
              </w:r>
            </w:ins>
          </w:p>
          <w:p w14:paraId="25A29831" w14:textId="77777777" w:rsidR="00A13A7E" w:rsidRPr="002A07F1" w:rsidRDefault="00A13A7E" w:rsidP="00EF1282">
            <w:pPr>
              <w:jc w:val="center"/>
              <w:rPr>
                <w:ins w:id="447" w:author="Alex Perryman" w:date="2015-08-12T14:02:00Z"/>
                <w:rFonts w:ascii="Arial" w:hAnsi="Arial" w:cs="Arial"/>
                <w:sz w:val="28"/>
                <w:szCs w:val="28"/>
              </w:rPr>
            </w:pPr>
            <w:ins w:id="448" w:author="Alex Perryman" w:date="2015-08-12T14:02:00Z">
              <w:r w:rsidRPr="002A07F1">
                <w:rPr>
                  <w:rFonts w:ascii="Arial" w:hAnsi="Arial" w:cs="Arial"/>
                  <w:color w:val="000000" w:themeColor="text1"/>
                  <w:kern w:val="24"/>
                  <w:sz w:val="28"/>
                  <w:szCs w:val="28"/>
                </w:rPr>
                <w:t>23.4%</w:t>
              </w:r>
            </w:ins>
          </w:p>
        </w:tc>
        <w:tc>
          <w:tcPr>
            <w:tcW w:w="1390" w:type="dxa"/>
            <w:vAlign w:val="center"/>
          </w:tcPr>
          <w:p w14:paraId="69B54CF1" w14:textId="77777777" w:rsidR="00A13A7E" w:rsidRPr="002A07F1" w:rsidRDefault="00A13A7E" w:rsidP="00EF1282">
            <w:pPr>
              <w:jc w:val="center"/>
              <w:rPr>
                <w:ins w:id="449" w:author="Alex Perryman" w:date="2015-08-12T14:02:00Z"/>
                <w:rFonts w:ascii="Arial" w:hAnsi="Arial" w:cs="Arial"/>
                <w:sz w:val="28"/>
                <w:szCs w:val="28"/>
              </w:rPr>
            </w:pPr>
            <w:ins w:id="450" w:author="Alex Perryman" w:date="2015-08-12T14:02:00Z">
              <w:r w:rsidRPr="002A07F1">
                <w:rPr>
                  <w:rFonts w:ascii="Arial" w:hAnsi="Arial" w:cs="Arial"/>
                  <w:color w:val="000000" w:themeColor="text1"/>
                  <w:kern w:val="24"/>
                  <w:sz w:val="28"/>
                  <w:szCs w:val="28"/>
                </w:rPr>
                <w:t>426</w:t>
              </w:r>
            </w:ins>
          </w:p>
        </w:tc>
      </w:tr>
      <w:tr w:rsidR="00A13A7E" w:rsidRPr="00CF1E7E" w14:paraId="77A0962E" w14:textId="77777777" w:rsidTr="00EF1282">
        <w:trPr>
          <w:ins w:id="451" w:author="Alex Perryman" w:date="2015-08-12T14:02:00Z"/>
        </w:trPr>
        <w:tc>
          <w:tcPr>
            <w:tcW w:w="1417" w:type="dxa"/>
            <w:vAlign w:val="center"/>
          </w:tcPr>
          <w:p w14:paraId="4E462684" w14:textId="77777777" w:rsidR="00A13A7E" w:rsidRPr="002A07F1" w:rsidRDefault="00A13A7E" w:rsidP="00EF1282">
            <w:pPr>
              <w:jc w:val="center"/>
              <w:rPr>
                <w:ins w:id="452" w:author="Alex Perryman" w:date="2015-08-12T14:02:00Z"/>
                <w:rFonts w:ascii="Arial" w:hAnsi="Arial" w:cs="Arial"/>
              </w:rPr>
            </w:pPr>
            <w:ins w:id="453" w:author="Alex Perryman" w:date="2015-08-12T14:02:00Z">
              <w:r w:rsidRPr="002A07F1">
                <w:rPr>
                  <w:rFonts w:ascii="Arial" w:hAnsi="Arial" w:cs="Arial"/>
                </w:rPr>
                <w:t>Pruned</w:t>
              </w:r>
            </w:ins>
          </w:p>
          <w:p w14:paraId="74406E4A" w14:textId="77777777" w:rsidR="00A13A7E" w:rsidRPr="002A07F1" w:rsidRDefault="00A13A7E" w:rsidP="00EF1282">
            <w:pPr>
              <w:jc w:val="center"/>
              <w:rPr>
                <w:ins w:id="454" w:author="Alex Perryman" w:date="2015-08-12T14:02:00Z"/>
                <w:rFonts w:ascii="Arial" w:hAnsi="Arial" w:cs="Arial"/>
              </w:rPr>
            </w:pPr>
            <w:ins w:id="455" w:author="Alex Perryman" w:date="2015-08-12T14:02:00Z">
              <w:r w:rsidRPr="002A07F1">
                <w:rPr>
                  <w:rFonts w:ascii="Arial" w:hAnsi="Arial" w:cs="Arial"/>
                </w:rPr>
                <w:t>Half-Life SVM</w:t>
              </w:r>
            </w:ins>
          </w:p>
        </w:tc>
        <w:tc>
          <w:tcPr>
            <w:tcW w:w="1323" w:type="dxa"/>
            <w:vAlign w:val="center"/>
          </w:tcPr>
          <w:p w14:paraId="66D41301" w14:textId="77777777" w:rsidR="00A13A7E" w:rsidRPr="002A07F1" w:rsidRDefault="00A13A7E" w:rsidP="00EF1282">
            <w:pPr>
              <w:jc w:val="center"/>
              <w:rPr>
                <w:ins w:id="456" w:author="Alex Perryman" w:date="2015-08-12T14:02:00Z"/>
                <w:rFonts w:ascii="Arial" w:hAnsi="Arial" w:cs="Arial"/>
                <w:sz w:val="28"/>
                <w:szCs w:val="28"/>
              </w:rPr>
            </w:pPr>
          </w:p>
        </w:tc>
        <w:tc>
          <w:tcPr>
            <w:tcW w:w="1603" w:type="dxa"/>
            <w:vAlign w:val="center"/>
          </w:tcPr>
          <w:p w14:paraId="70E9EC98" w14:textId="77777777" w:rsidR="00A13A7E" w:rsidRPr="002A07F1" w:rsidRDefault="00A13A7E" w:rsidP="00EF1282">
            <w:pPr>
              <w:jc w:val="center"/>
              <w:rPr>
                <w:ins w:id="457" w:author="Alex Perryman" w:date="2015-08-12T14:02:00Z"/>
                <w:rFonts w:ascii="Arial" w:hAnsi="Arial" w:cs="Arial"/>
                <w:sz w:val="28"/>
                <w:szCs w:val="28"/>
              </w:rPr>
            </w:pPr>
            <w:ins w:id="458" w:author="Alex Perryman" w:date="2015-08-12T14:02:00Z">
              <w:r w:rsidRPr="002A07F1">
                <w:rPr>
                  <w:rFonts w:ascii="Arial" w:hAnsi="Arial" w:cs="Arial"/>
                  <w:color w:val="000000" w:themeColor="text1"/>
                  <w:kern w:val="24"/>
                  <w:sz w:val="28"/>
                  <w:szCs w:val="28"/>
                </w:rPr>
                <w:t>23.9</w:t>
              </w:r>
            </w:ins>
          </w:p>
        </w:tc>
        <w:tc>
          <w:tcPr>
            <w:tcW w:w="1616" w:type="dxa"/>
            <w:vAlign w:val="center"/>
          </w:tcPr>
          <w:p w14:paraId="59267E40" w14:textId="77777777" w:rsidR="00A13A7E" w:rsidRPr="002A07F1" w:rsidRDefault="00A13A7E" w:rsidP="00EF1282">
            <w:pPr>
              <w:jc w:val="center"/>
              <w:rPr>
                <w:ins w:id="459" w:author="Alex Perryman" w:date="2015-08-12T14:02:00Z"/>
                <w:rFonts w:ascii="Arial" w:hAnsi="Arial" w:cs="Arial"/>
                <w:sz w:val="28"/>
                <w:szCs w:val="28"/>
              </w:rPr>
            </w:pPr>
            <w:ins w:id="460" w:author="Alex Perryman" w:date="2015-08-12T14:02:00Z">
              <w:r w:rsidRPr="002A07F1">
                <w:rPr>
                  <w:rFonts w:ascii="Arial" w:hAnsi="Arial" w:cs="Arial"/>
                  <w:color w:val="000000" w:themeColor="text1"/>
                  <w:kern w:val="24"/>
                  <w:sz w:val="28"/>
                  <w:szCs w:val="28"/>
                </w:rPr>
                <w:t>83.8</w:t>
              </w:r>
            </w:ins>
          </w:p>
        </w:tc>
        <w:tc>
          <w:tcPr>
            <w:tcW w:w="1323" w:type="dxa"/>
            <w:vAlign w:val="center"/>
          </w:tcPr>
          <w:p w14:paraId="34C640FB" w14:textId="77777777" w:rsidR="00A13A7E" w:rsidRPr="002A07F1" w:rsidRDefault="00A13A7E" w:rsidP="00EF1282">
            <w:pPr>
              <w:jc w:val="center"/>
              <w:rPr>
                <w:ins w:id="461" w:author="Alex Perryman" w:date="2015-08-12T14:02:00Z"/>
                <w:rFonts w:ascii="Arial" w:hAnsi="Arial" w:cs="Arial"/>
                <w:sz w:val="28"/>
                <w:szCs w:val="28"/>
              </w:rPr>
            </w:pPr>
            <w:ins w:id="462" w:author="Alex Perryman" w:date="2015-08-12T14:02:00Z">
              <w:r w:rsidRPr="002A07F1">
                <w:rPr>
                  <w:rFonts w:ascii="Arial" w:hAnsi="Arial" w:cs="Arial"/>
                  <w:color w:val="000000" w:themeColor="text1"/>
                  <w:kern w:val="24"/>
                  <w:sz w:val="28"/>
                  <w:szCs w:val="28"/>
                </w:rPr>
                <w:t>72.3</w:t>
              </w:r>
            </w:ins>
          </w:p>
        </w:tc>
        <w:tc>
          <w:tcPr>
            <w:tcW w:w="1309" w:type="dxa"/>
            <w:vAlign w:val="center"/>
          </w:tcPr>
          <w:p w14:paraId="34B7ADF5" w14:textId="77777777" w:rsidR="00A13A7E" w:rsidRPr="002A07F1" w:rsidRDefault="00A13A7E" w:rsidP="00EF1282">
            <w:pPr>
              <w:jc w:val="center"/>
              <w:rPr>
                <w:ins w:id="463" w:author="Alex Perryman" w:date="2015-08-12T14:02:00Z"/>
                <w:rFonts w:ascii="Arial" w:hAnsi="Arial" w:cs="Arial"/>
                <w:color w:val="000000" w:themeColor="text1"/>
                <w:kern w:val="24"/>
                <w:sz w:val="28"/>
                <w:szCs w:val="28"/>
              </w:rPr>
            </w:pPr>
            <w:ins w:id="464" w:author="Alex Perryman" w:date="2015-08-12T14:02:00Z">
              <w:r w:rsidRPr="002A07F1">
                <w:rPr>
                  <w:rFonts w:ascii="Arial" w:hAnsi="Arial" w:cs="Arial"/>
                  <w:color w:val="000000" w:themeColor="text1"/>
                  <w:kern w:val="24"/>
                  <w:sz w:val="28"/>
                  <w:szCs w:val="28"/>
                </w:rPr>
                <w:t>26/101</w:t>
              </w:r>
            </w:ins>
          </w:p>
          <w:p w14:paraId="05996281" w14:textId="77777777" w:rsidR="00A13A7E" w:rsidRPr="002A07F1" w:rsidRDefault="00A13A7E" w:rsidP="00EF1282">
            <w:pPr>
              <w:jc w:val="center"/>
              <w:rPr>
                <w:ins w:id="465" w:author="Alex Perryman" w:date="2015-08-12T14:02:00Z"/>
                <w:rFonts w:ascii="Arial" w:hAnsi="Arial" w:cs="Arial"/>
                <w:sz w:val="28"/>
                <w:szCs w:val="28"/>
              </w:rPr>
            </w:pPr>
            <w:ins w:id="466" w:author="Alex Perryman" w:date="2015-08-12T14:02:00Z">
              <w:r w:rsidRPr="002A07F1">
                <w:rPr>
                  <w:rFonts w:ascii="Arial" w:hAnsi="Arial" w:cs="Arial"/>
                  <w:color w:val="000000" w:themeColor="text1"/>
                  <w:kern w:val="24"/>
                  <w:sz w:val="28"/>
                  <w:szCs w:val="28"/>
                </w:rPr>
                <w:t>25.7%</w:t>
              </w:r>
            </w:ins>
          </w:p>
        </w:tc>
        <w:tc>
          <w:tcPr>
            <w:tcW w:w="1390" w:type="dxa"/>
            <w:vAlign w:val="center"/>
          </w:tcPr>
          <w:p w14:paraId="6864A1D0" w14:textId="77777777" w:rsidR="00A13A7E" w:rsidRPr="002A07F1" w:rsidRDefault="00A13A7E" w:rsidP="00EF1282">
            <w:pPr>
              <w:jc w:val="center"/>
              <w:rPr>
                <w:ins w:id="467" w:author="Alex Perryman" w:date="2015-08-12T14:02:00Z"/>
                <w:rFonts w:ascii="Arial" w:hAnsi="Arial" w:cs="Arial"/>
                <w:sz w:val="28"/>
                <w:szCs w:val="28"/>
              </w:rPr>
            </w:pPr>
            <w:ins w:id="468" w:author="Alex Perryman" w:date="2015-08-12T14:02:00Z">
              <w:r w:rsidRPr="002A07F1">
                <w:rPr>
                  <w:rFonts w:ascii="Arial" w:hAnsi="Arial" w:cs="Arial"/>
                  <w:color w:val="000000" w:themeColor="text1"/>
                  <w:kern w:val="24"/>
                  <w:sz w:val="28"/>
                  <w:szCs w:val="28"/>
                </w:rPr>
                <w:t>387</w:t>
              </w:r>
            </w:ins>
          </w:p>
        </w:tc>
      </w:tr>
      <w:tr w:rsidR="00A13A7E" w:rsidRPr="00CF1E7E" w14:paraId="78627193" w14:textId="77777777" w:rsidTr="00EF1282">
        <w:trPr>
          <w:ins w:id="469" w:author="Alex Perryman" w:date="2015-08-12T14:02:00Z"/>
        </w:trPr>
        <w:tc>
          <w:tcPr>
            <w:tcW w:w="1417" w:type="dxa"/>
            <w:vAlign w:val="center"/>
          </w:tcPr>
          <w:p w14:paraId="66AE58F2" w14:textId="77777777" w:rsidR="00A13A7E" w:rsidRPr="002A07F1" w:rsidRDefault="00A13A7E" w:rsidP="00EF1282">
            <w:pPr>
              <w:jc w:val="center"/>
              <w:rPr>
                <w:ins w:id="470" w:author="Alex Perryman" w:date="2015-08-12T14:02:00Z"/>
                <w:rFonts w:ascii="Arial" w:hAnsi="Arial" w:cs="Arial"/>
              </w:rPr>
            </w:pPr>
            <w:ins w:id="471" w:author="Alex Perryman" w:date="2015-08-12T14:02:00Z">
              <w:r w:rsidRPr="002A07F1">
                <w:rPr>
                  <w:rFonts w:ascii="Arial" w:hAnsi="Arial" w:cs="Arial"/>
                </w:rPr>
                <w:t>Full</w:t>
              </w:r>
            </w:ins>
          </w:p>
          <w:p w14:paraId="49972E08" w14:textId="77777777" w:rsidR="00A13A7E" w:rsidRPr="002A07F1" w:rsidRDefault="00A13A7E" w:rsidP="00EF1282">
            <w:pPr>
              <w:jc w:val="center"/>
              <w:rPr>
                <w:ins w:id="472" w:author="Alex Perryman" w:date="2015-08-12T14:02:00Z"/>
                <w:rFonts w:ascii="Arial" w:hAnsi="Arial" w:cs="Arial"/>
              </w:rPr>
            </w:pPr>
            <w:ins w:id="473" w:author="Alex Perryman" w:date="2015-08-12T14:02:00Z">
              <w:r w:rsidRPr="002A07F1">
                <w:rPr>
                  <w:rFonts w:ascii="Arial" w:hAnsi="Arial" w:cs="Arial"/>
                </w:rPr>
                <w:t>Half-Life Random Forest</w:t>
              </w:r>
            </w:ins>
          </w:p>
        </w:tc>
        <w:tc>
          <w:tcPr>
            <w:tcW w:w="1323" w:type="dxa"/>
            <w:vAlign w:val="center"/>
          </w:tcPr>
          <w:p w14:paraId="47CDB4E2" w14:textId="77777777" w:rsidR="00A13A7E" w:rsidRPr="002A07F1" w:rsidRDefault="00A13A7E" w:rsidP="00EF1282">
            <w:pPr>
              <w:jc w:val="center"/>
              <w:rPr>
                <w:ins w:id="474" w:author="Alex Perryman" w:date="2015-08-12T14:02:00Z"/>
                <w:rFonts w:ascii="Arial" w:hAnsi="Arial" w:cs="Arial"/>
                <w:sz w:val="28"/>
                <w:szCs w:val="28"/>
              </w:rPr>
            </w:pPr>
            <w:ins w:id="475" w:author="Alex Perryman" w:date="2015-08-12T14:02:00Z">
              <w:r w:rsidRPr="002A07F1">
                <w:rPr>
                  <w:rFonts w:ascii="Arial" w:hAnsi="Arial" w:cs="Arial"/>
                  <w:color w:val="000000" w:themeColor="text1"/>
                  <w:kern w:val="24"/>
                  <w:sz w:val="28"/>
                  <w:szCs w:val="28"/>
                </w:rPr>
                <w:t>0.560</w:t>
              </w:r>
            </w:ins>
          </w:p>
        </w:tc>
        <w:tc>
          <w:tcPr>
            <w:tcW w:w="1603" w:type="dxa"/>
            <w:vAlign w:val="center"/>
          </w:tcPr>
          <w:p w14:paraId="39A122FC" w14:textId="77777777" w:rsidR="00A13A7E" w:rsidRPr="002A07F1" w:rsidRDefault="00A13A7E" w:rsidP="00EF1282">
            <w:pPr>
              <w:jc w:val="center"/>
              <w:rPr>
                <w:ins w:id="476" w:author="Alex Perryman" w:date="2015-08-12T14:02:00Z"/>
                <w:rFonts w:ascii="Arial" w:hAnsi="Arial" w:cs="Arial"/>
                <w:sz w:val="28"/>
                <w:szCs w:val="28"/>
              </w:rPr>
            </w:pPr>
            <w:ins w:id="477" w:author="Alex Perryman" w:date="2015-08-12T14:02:00Z">
              <w:r w:rsidRPr="002A07F1">
                <w:rPr>
                  <w:rFonts w:ascii="Arial" w:hAnsi="Arial" w:cs="Arial"/>
                  <w:color w:val="000000" w:themeColor="text1"/>
                  <w:kern w:val="24"/>
                  <w:sz w:val="28"/>
                  <w:szCs w:val="28"/>
                </w:rPr>
                <w:t>25.7</w:t>
              </w:r>
            </w:ins>
          </w:p>
        </w:tc>
        <w:tc>
          <w:tcPr>
            <w:tcW w:w="1616" w:type="dxa"/>
            <w:vAlign w:val="center"/>
          </w:tcPr>
          <w:p w14:paraId="75C7F210" w14:textId="77777777" w:rsidR="00A13A7E" w:rsidRPr="002A07F1" w:rsidRDefault="00A13A7E" w:rsidP="00EF1282">
            <w:pPr>
              <w:jc w:val="center"/>
              <w:rPr>
                <w:ins w:id="478" w:author="Alex Perryman" w:date="2015-08-12T14:02:00Z"/>
                <w:rFonts w:ascii="Arial" w:hAnsi="Arial" w:cs="Arial"/>
                <w:sz w:val="28"/>
                <w:szCs w:val="28"/>
              </w:rPr>
            </w:pPr>
            <w:ins w:id="479" w:author="Alex Perryman" w:date="2015-08-12T14:02:00Z">
              <w:r w:rsidRPr="002A07F1">
                <w:rPr>
                  <w:rFonts w:ascii="Arial" w:hAnsi="Arial" w:cs="Arial"/>
                  <w:color w:val="000000" w:themeColor="text1"/>
                  <w:kern w:val="24"/>
                  <w:sz w:val="28"/>
                  <w:szCs w:val="28"/>
                </w:rPr>
                <w:t>70.8</w:t>
              </w:r>
            </w:ins>
          </w:p>
        </w:tc>
        <w:tc>
          <w:tcPr>
            <w:tcW w:w="1323" w:type="dxa"/>
            <w:vAlign w:val="center"/>
          </w:tcPr>
          <w:p w14:paraId="129E4BD2" w14:textId="77777777" w:rsidR="00A13A7E" w:rsidRPr="002A07F1" w:rsidRDefault="00A13A7E" w:rsidP="00EF1282">
            <w:pPr>
              <w:jc w:val="center"/>
              <w:rPr>
                <w:ins w:id="480" w:author="Alex Perryman" w:date="2015-08-12T14:02:00Z"/>
                <w:rFonts w:ascii="Arial" w:hAnsi="Arial" w:cs="Arial"/>
                <w:sz w:val="28"/>
                <w:szCs w:val="28"/>
              </w:rPr>
            </w:pPr>
            <w:ins w:id="481" w:author="Alex Perryman" w:date="2015-08-12T14:02:00Z">
              <w:r w:rsidRPr="002A07F1">
                <w:rPr>
                  <w:rFonts w:ascii="Arial" w:hAnsi="Arial" w:cs="Arial"/>
                  <w:color w:val="000000" w:themeColor="text1"/>
                  <w:kern w:val="24"/>
                  <w:sz w:val="28"/>
                  <w:szCs w:val="28"/>
                </w:rPr>
                <w:t>62.2</w:t>
              </w:r>
            </w:ins>
          </w:p>
        </w:tc>
        <w:tc>
          <w:tcPr>
            <w:tcW w:w="1309" w:type="dxa"/>
            <w:vAlign w:val="center"/>
          </w:tcPr>
          <w:p w14:paraId="5DCF8271" w14:textId="77777777" w:rsidR="00A13A7E" w:rsidRPr="002A07F1" w:rsidRDefault="00A13A7E" w:rsidP="00EF1282">
            <w:pPr>
              <w:jc w:val="center"/>
              <w:rPr>
                <w:ins w:id="482" w:author="Alex Perryman" w:date="2015-08-12T14:02:00Z"/>
                <w:rFonts w:ascii="Arial" w:hAnsi="Arial" w:cs="Arial"/>
                <w:color w:val="000000" w:themeColor="text1"/>
                <w:kern w:val="24"/>
                <w:sz w:val="28"/>
                <w:szCs w:val="28"/>
              </w:rPr>
            </w:pPr>
            <w:ins w:id="483" w:author="Alex Perryman" w:date="2015-08-12T14:02:00Z">
              <w:r w:rsidRPr="002A07F1">
                <w:rPr>
                  <w:rFonts w:ascii="Arial" w:hAnsi="Arial" w:cs="Arial"/>
                  <w:color w:val="000000" w:themeColor="text1"/>
                  <w:kern w:val="24"/>
                  <w:sz w:val="28"/>
                  <w:szCs w:val="28"/>
                </w:rPr>
                <w:t>28/163</w:t>
              </w:r>
            </w:ins>
          </w:p>
          <w:p w14:paraId="7CCC0A01" w14:textId="77777777" w:rsidR="00A13A7E" w:rsidRPr="002A07F1" w:rsidRDefault="00A13A7E" w:rsidP="00EF1282">
            <w:pPr>
              <w:jc w:val="center"/>
              <w:rPr>
                <w:ins w:id="484" w:author="Alex Perryman" w:date="2015-08-12T14:02:00Z"/>
                <w:rFonts w:ascii="Arial" w:hAnsi="Arial" w:cs="Arial"/>
                <w:sz w:val="28"/>
                <w:szCs w:val="28"/>
              </w:rPr>
            </w:pPr>
            <w:ins w:id="485" w:author="Alex Perryman" w:date="2015-08-12T14:02:00Z">
              <w:r w:rsidRPr="002A07F1">
                <w:rPr>
                  <w:rFonts w:ascii="Arial" w:hAnsi="Arial" w:cs="Arial"/>
                  <w:color w:val="000000" w:themeColor="text1"/>
                  <w:kern w:val="24"/>
                  <w:sz w:val="28"/>
                  <w:szCs w:val="28"/>
                </w:rPr>
                <w:t>17.2%</w:t>
              </w:r>
            </w:ins>
          </w:p>
        </w:tc>
        <w:tc>
          <w:tcPr>
            <w:tcW w:w="1390" w:type="dxa"/>
            <w:vAlign w:val="center"/>
          </w:tcPr>
          <w:p w14:paraId="3AA8CA37" w14:textId="77777777" w:rsidR="00A13A7E" w:rsidRPr="002A07F1" w:rsidRDefault="00A13A7E" w:rsidP="00EF1282">
            <w:pPr>
              <w:jc w:val="center"/>
              <w:rPr>
                <w:ins w:id="486" w:author="Alex Perryman" w:date="2015-08-12T14:02:00Z"/>
                <w:rFonts w:ascii="Arial" w:hAnsi="Arial" w:cs="Arial"/>
                <w:sz w:val="28"/>
                <w:szCs w:val="28"/>
              </w:rPr>
            </w:pPr>
            <w:ins w:id="487" w:author="Alex Perryman" w:date="2015-08-12T14:02:00Z">
              <w:r w:rsidRPr="002A07F1">
                <w:rPr>
                  <w:rFonts w:ascii="Arial" w:hAnsi="Arial" w:cs="Arial"/>
                  <w:color w:val="000000" w:themeColor="text1"/>
                  <w:kern w:val="24"/>
                  <w:sz w:val="28"/>
                  <w:szCs w:val="28"/>
                </w:rPr>
                <w:t>327</w:t>
              </w:r>
            </w:ins>
          </w:p>
        </w:tc>
      </w:tr>
      <w:tr w:rsidR="00A13A7E" w:rsidRPr="00CF1E7E" w14:paraId="21A9BA48" w14:textId="77777777" w:rsidTr="00EF1282">
        <w:trPr>
          <w:ins w:id="488" w:author="Alex Perryman" w:date="2015-08-12T14:02:00Z"/>
        </w:trPr>
        <w:tc>
          <w:tcPr>
            <w:tcW w:w="1417" w:type="dxa"/>
            <w:vAlign w:val="center"/>
          </w:tcPr>
          <w:p w14:paraId="73AC0D2F" w14:textId="77777777" w:rsidR="00A13A7E" w:rsidRPr="002A07F1" w:rsidRDefault="00A13A7E" w:rsidP="00EF1282">
            <w:pPr>
              <w:jc w:val="center"/>
              <w:rPr>
                <w:ins w:id="489" w:author="Alex Perryman" w:date="2015-08-12T14:02:00Z"/>
                <w:rFonts w:ascii="Arial" w:hAnsi="Arial" w:cs="Arial"/>
              </w:rPr>
            </w:pPr>
            <w:ins w:id="490" w:author="Alex Perryman" w:date="2015-08-12T14:02:00Z">
              <w:r w:rsidRPr="002A07F1">
                <w:rPr>
                  <w:rFonts w:ascii="Arial" w:hAnsi="Arial" w:cs="Arial"/>
                </w:rPr>
                <w:t>Pruned</w:t>
              </w:r>
            </w:ins>
          </w:p>
          <w:p w14:paraId="2A82BCC9" w14:textId="77777777" w:rsidR="00A13A7E" w:rsidRPr="002A07F1" w:rsidRDefault="00A13A7E" w:rsidP="00EF1282">
            <w:pPr>
              <w:jc w:val="center"/>
              <w:rPr>
                <w:ins w:id="491" w:author="Alex Perryman" w:date="2015-08-12T14:02:00Z"/>
                <w:rFonts w:ascii="Arial" w:hAnsi="Arial" w:cs="Arial"/>
              </w:rPr>
            </w:pPr>
            <w:ins w:id="492" w:author="Alex Perryman" w:date="2015-08-12T14:02:00Z">
              <w:r w:rsidRPr="002A07F1">
                <w:rPr>
                  <w:rFonts w:ascii="Arial" w:hAnsi="Arial" w:cs="Arial"/>
                </w:rPr>
                <w:t>Half-Life Random Forest</w:t>
              </w:r>
            </w:ins>
          </w:p>
        </w:tc>
        <w:tc>
          <w:tcPr>
            <w:tcW w:w="1323" w:type="dxa"/>
            <w:vAlign w:val="center"/>
          </w:tcPr>
          <w:p w14:paraId="74913678" w14:textId="77777777" w:rsidR="00A13A7E" w:rsidRPr="002A07F1" w:rsidRDefault="00A13A7E" w:rsidP="00EF1282">
            <w:pPr>
              <w:jc w:val="center"/>
              <w:rPr>
                <w:ins w:id="493" w:author="Alex Perryman" w:date="2015-08-12T14:02:00Z"/>
                <w:rFonts w:ascii="Arial" w:hAnsi="Arial" w:cs="Arial"/>
                <w:sz w:val="28"/>
                <w:szCs w:val="28"/>
              </w:rPr>
            </w:pPr>
            <w:ins w:id="494" w:author="Alex Perryman" w:date="2015-08-12T14:02:00Z">
              <w:r w:rsidRPr="002A07F1">
                <w:rPr>
                  <w:rFonts w:ascii="Arial" w:hAnsi="Arial" w:cs="Arial"/>
                  <w:color w:val="000000" w:themeColor="text1"/>
                  <w:kern w:val="24"/>
                  <w:sz w:val="28"/>
                  <w:szCs w:val="28"/>
                </w:rPr>
                <w:t>0.507</w:t>
              </w:r>
            </w:ins>
          </w:p>
        </w:tc>
        <w:tc>
          <w:tcPr>
            <w:tcW w:w="1603" w:type="dxa"/>
            <w:vAlign w:val="center"/>
          </w:tcPr>
          <w:p w14:paraId="01E3966E" w14:textId="77777777" w:rsidR="00A13A7E" w:rsidRPr="002A07F1" w:rsidRDefault="00A13A7E" w:rsidP="00EF1282">
            <w:pPr>
              <w:jc w:val="center"/>
              <w:rPr>
                <w:ins w:id="495" w:author="Alex Perryman" w:date="2015-08-12T14:02:00Z"/>
                <w:rFonts w:ascii="Arial" w:hAnsi="Arial" w:cs="Arial"/>
                <w:sz w:val="28"/>
                <w:szCs w:val="28"/>
              </w:rPr>
            </w:pPr>
            <w:ins w:id="496" w:author="Alex Perryman" w:date="2015-08-12T14:02:00Z">
              <w:r w:rsidRPr="002A07F1">
                <w:rPr>
                  <w:rFonts w:ascii="Arial" w:hAnsi="Arial" w:cs="Arial"/>
                  <w:color w:val="000000" w:themeColor="text1"/>
                  <w:kern w:val="24"/>
                  <w:sz w:val="28"/>
                  <w:szCs w:val="28"/>
                </w:rPr>
                <w:t>26.6</w:t>
              </w:r>
            </w:ins>
          </w:p>
        </w:tc>
        <w:tc>
          <w:tcPr>
            <w:tcW w:w="1616" w:type="dxa"/>
            <w:vAlign w:val="center"/>
          </w:tcPr>
          <w:p w14:paraId="130E9EC1" w14:textId="77777777" w:rsidR="00A13A7E" w:rsidRPr="002A07F1" w:rsidRDefault="00A13A7E" w:rsidP="00EF1282">
            <w:pPr>
              <w:jc w:val="center"/>
              <w:rPr>
                <w:ins w:id="497" w:author="Alex Perryman" w:date="2015-08-12T14:02:00Z"/>
                <w:rFonts w:ascii="Arial" w:hAnsi="Arial" w:cs="Arial"/>
                <w:sz w:val="28"/>
                <w:szCs w:val="28"/>
              </w:rPr>
            </w:pPr>
            <w:ins w:id="498" w:author="Alex Perryman" w:date="2015-08-12T14:02:00Z">
              <w:r w:rsidRPr="002A07F1">
                <w:rPr>
                  <w:rFonts w:ascii="Arial" w:hAnsi="Arial" w:cs="Arial"/>
                  <w:color w:val="000000" w:themeColor="text1"/>
                  <w:kern w:val="24"/>
                  <w:sz w:val="28"/>
                  <w:szCs w:val="28"/>
                </w:rPr>
                <w:t>67.7</w:t>
              </w:r>
            </w:ins>
          </w:p>
        </w:tc>
        <w:tc>
          <w:tcPr>
            <w:tcW w:w="1323" w:type="dxa"/>
            <w:vAlign w:val="center"/>
          </w:tcPr>
          <w:p w14:paraId="32ED0CB6" w14:textId="77777777" w:rsidR="00A13A7E" w:rsidRPr="002A07F1" w:rsidRDefault="00A13A7E" w:rsidP="00EF1282">
            <w:pPr>
              <w:jc w:val="center"/>
              <w:rPr>
                <w:ins w:id="499" w:author="Alex Perryman" w:date="2015-08-12T14:02:00Z"/>
                <w:rFonts w:ascii="Arial" w:hAnsi="Arial" w:cs="Arial"/>
                <w:sz w:val="28"/>
                <w:szCs w:val="28"/>
              </w:rPr>
            </w:pPr>
            <w:ins w:id="500" w:author="Alex Perryman" w:date="2015-08-12T14:02:00Z">
              <w:r w:rsidRPr="002A07F1">
                <w:rPr>
                  <w:rFonts w:ascii="Arial" w:hAnsi="Arial" w:cs="Arial"/>
                  <w:color w:val="000000" w:themeColor="text1"/>
                  <w:kern w:val="24"/>
                  <w:sz w:val="28"/>
                  <w:szCs w:val="28"/>
                </w:rPr>
                <w:t>59.9</w:t>
              </w:r>
            </w:ins>
          </w:p>
        </w:tc>
        <w:tc>
          <w:tcPr>
            <w:tcW w:w="1309" w:type="dxa"/>
            <w:vAlign w:val="center"/>
          </w:tcPr>
          <w:p w14:paraId="4B0D6E3E" w14:textId="77777777" w:rsidR="00A13A7E" w:rsidRPr="002A07F1" w:rsidRDefault="00A13A7E" w:rsidP="00EF1282">
            <w:pPr>
              <w:jc w:val="center"/>
              <w:rPr>
                <w:ins w:id="501" w:author="Alex Perryman" w:date="2015-08-12T14:02:00Z"/>
                <w:rFonts w:ascii="Arial" w:hAnsi="Arial" w:cs="Arial"/>
                <w:color w:val="000000" w:themeColor="text1"/>
                <w:kern w:val="24"/>
                <w:sz w:val="28"/>
                <w:szCs w:val="28"/>
              </w:rPr>
            </w:pPr>
            <w:ins w:id="502" w:author="Alex Perryman" w:date="2015-08-12T14:02:00Z">
              <w:r w:rsidRPr="002A07F1">
                <w:rPr>
                  <w:rFonts w:ascii="Arial" w:hAnsi="Arial" w:cs="Arial"/>
                  <w:color w:val="000000" w:themeColor="text1"/>
                  <w:kern w:val="24"/>
                  <w:sz w:val="28"/>
                  <w:szCs w:val="28"/>
                </w:rPr>
                <w:t>29/178</w:t>
              </w:r>
            </w:ins>
          </w:p>
          <w:p w14:paraId="5D4B2F57" w14:textId="77777777" w:rsidR="00A13A7E" w:rsidRPr="002A07F1" w:rsidRDefault="00A13A7E" w:rsidP="00EF1282">
            <w:pPr>
              <w:jc w:val="center"/>
              <w:rPr>
                <w:ins w:id="503" w:author="Alex Perryman" w:date="2015-08-12T14:02:00Z"/>
                <w:rFonts w:ascii="Arial" w:hAnsi="Arial" w:cs="Arial"/>
                <w:sz w:val="28"/>
                <w:szCs w:val="28"/>
              </w:rPr>
            </w:pPr>
            <w:ins w:id="504" w:author="Alex Perryman" w:date="2015-08-12T14:02:00Z">
              <w:r w:rsidRPr="002A07F1">
                <w:rPr>
                  <w:rFonts w:ascii="Arial" w:hAnsi="Arial" w:cs="Arial"/>
                  <w:color w:val="000000" w:themeColor="text1"/>
                  <w:kern w:val="24"/>
                  <w:sz w:val="28"/>
                  <w:szCs w:val="28"/>
                </w:rPr>
                <w:t>16.3%</w:t>
              </w:r>
            </w:ins>
          </w:p>
        </w:tc>
        <w:tc>
          <w:tcPr>
            <w:tcW w:w="1390" w:type="dxa"/>
            <w:vAlign w:val="center"/>
          </w:tcPr>
          <w:p w14:paraId="28640F3F" w14:textId="77777777" w:rsidR="00A13A7E" w:rsidRPr="002A07F1" w:rsidRDefault="00A13A7E" w:rsidP="00EF1282">
            <w:pPr>
              <w:jc w:val="center"/>
              <w:rPr>
                <w:ins w:id="505" w:author="Alex Perryman" w:date="2015-08-12T14:02:00Z"/>
                <w:rFonts w:ascii="Arial" w:hAnsi="Arial" w:cs="Arial"/>
                <w:sz w:val="28"/>
                <w:szCs w:val="28"/>
              </w:rPr>
            </w:pPr>
            <w:ins w:id="506" w:author="Alex Perryman" w:date="2015-08-12T14:02:00Z">
              <w:r w:rsidRPr="002A07F1">
                <w:rPr>
                  <w:rFonts w:ascii="Arial" w:hAnsi="Arial" w:cs="Arial"/>
                  <w:color w:val="000000" w:themeColor="text1"/>
                  <w:kern w:val="24"/>
                  <w:sz w:val="28"/>
                  <w:szCs w:val="28"/>
                </w:rPr>
                <w:t>313</w:t>
              </w:r>
            </w:ins>
          </w:p>
        </w:tc>
      </w:tr>
    </w:tbl>
    <w:p w14:paraId="075C2032" w14:textId="77777777" w:rsidR="00A13A7E" w:rsidRDefault="00A13A7E" w:rsidP="00A13A7E">
      <w:pPr>
        <w:rPr>
          <w:ins w:id="507" w:author="Alex Perryman" w:date="2015-08-12T14:02:00Z"/>
          <w:rFonts w:ascii="Arial" w:hAnsi="Arial"/>
        </w:rPr>
      </w:pPr>
    </w:p>
    <w:p w14:paraId="744BCEF1" w14:textId="77777777" w:rsidR="00A13A7E" w:rsidRDefault="00A13A7E" w:rsidP="00A13A7E">
      <w:pPr>
        <w:spacing w:line="480" w:lineRule="auto"/>
        <w:jc w:val="both"/>
        <w:rPr>
          <w:ins w:id="508" w:author="Alex Perryman" w:date="2015-08-12T14:02:00Z"/>
          <w:rFonts w:ascii="Arial" w:hAnsi="Arial"/>
        </w:rPr>
      </w:pPr>
      <w:ins w:id="509" w:author="Alex Perryman" w:date="2015-08-12T14:02:00Z">
        <w:r>
          <w:rPr>
            <w:rFonts w:ascii="Arial" w:hAnsi="Arial"/>
          </w:rPr>
          <w:t>Notes: (a) the “external ROC score” was not available for the SVM models (</w:t>
        </w:r>
        <w:r w:rsidRPr="00C364E8">
          <w:rPr>
            <w:rFonts w:ascii="Arial" w:hAnsi="Arial"/>
            <w:i/>
          </w:rPr>
          <w:t>i.e</w:t>
        </w:r>
        <w:r>
          <w:rPr>
            <w:rFonts w:ascii="Arial" w:hAnsi="Arial"/>
          </w:rPr>
          <w:t xml:space="preserve">., Pipeline Pilot did not produce that result for this type of machine learning model).  (b) The “stability hit rate” is equivalent to the “positive predicted value” and is calculated by dividing the number of true positives by the sum of the number of true positives plus the number of false positives.  True positives are compounds that were correctly predicted to be stable, while false positives are unstable compounds that were incorrectly classified as stable.  (c) “Unstable true negatives filtered” corresponds to the number of </w:t>
        </w:r>
        <w:r>
          <w:rPr>
            <w:rFonts w:ascii="Arial" w:hAnsi="Arial"/>
          </w:rPr>
          <w:lastRenderedPageBreak/>
          <w:t>correctly predicted unstable compounds (which should be divided by the total number of unstable compounds, 462).</w:t>
        </w:r>
      </w:ins>
    </w:p>
    <w:p w14:paraId="14A851BD" w14:textId="77777777" w:rsidR="00A2631D" w:rsidRDefault="00A2631D" w:rsidP="009C6D0E">
      <w:pPr>
        <w:spacing w:line="480" w:lineRule="auto"/>
        <w:jc w:val="both"/>
        <w:rPr>
          <w:ins w:id="510" w:author="Alex Perryman" w:date="2015-08-12T14:00:00Z"/>
          <w:rFonts w:ascii="Arial" w:hAnsi="Arial"/>
          <w:b/>
        </w:rPr>
      </w:pPr>
    </w:p>
    <w:p w14:paraId="18547E87" w14:textId="77777777" w:rsidR="00A2631D" w:rsidRDefault="00A2631D" w:rsidP="009C6D0E">
      <w:pPr>
        <w:spacing w:line="480" w:lineRule="auto"/>
        <w:jc w:val="both"/>
        <w:rPr>
          <w:ins w:id="511" w:author="Alex Perryman" w:date="2015-08-12T14:03:00Z"/>
          <w:rFonts w:ascii="Arial" w:hAnsi="Arial"/>
          <w:b/>
        </w:rPr>
      </w:pPr>
    </w:p>
    <w:p w14:paraId="6801FC15" w14:textId="77777777" w:rsidR="00A13A7E" w:rsidRDefault="00A13A7E" w:rsidP="009C6D0E">
      <w:pPr>
        <w:spacing w:line="480" w:lineRule="auto"/>
        <w:jc w:val="both"/>
        <w:rPr>
          <w:ins w:id="512" w:author="Alex Perryman" w:date="2015-08-12T14:03:00Z"/>
          <w:rFonts w:ascii="Arial" w:hAnsi="Arial"/>
          <w:b/>
        </w:rPr>
      </w:pPr>
    </w:p>
    <w:p w14:paraId="2F30B19C" w14:textId="77777777" w:rsidR="00A13A7E" w:rsidRDefault="00A13A7E" w:rsidP="009C6D0E">
      <w:pPr>
        <w:spacing w:line="480" w:lineRule="auto"/>
        <w:jc w:val="both"/>
        <w:rPr>
          <w:ins w:id="513" w:author="Alex Perryman" w:date="2015-08-12T14:03:00Z"/>
          <w:rFonts w:ascii="Arial" w:hAnsi="Arial"/>
          <w:b/>
        </w:rPr>
      </w:pPr>
    </w:p>
    <w:p w14:paraId="7A1A6A6F" w14:textId="77777777" w:rsidR="00A13A7E" w:rsidRDefault="00A13A7E" w:rsidP="009C6D0E">
      <w:pPr>
        <w:spacing w:line="480" w:lineRule="auto"/>
        <w:jc w:val="both"/>
        <w:rPr>
          <w:ins w:id="514" w:author="Alex Perryman" w:date="2015-08-12T14:03:00Z"/>
          <w:rFonts w:ascii="Arial" w:hAnsi="Arial"/>
          <w:b/>
        </w:rPr>
      </w:pPr>
    </w:p>
    <w:p w14:paraId="62723070" w14:textId="77777777" w:rsidR="00A13A7E" w:rsidRDefault="00A13A7E" w:rsidP="009C6D0E">
      <w:pPr>
        <w:spacing w:line="480" w:lineRule="auto"/>
        <w:jc w:val="both"/>
        <w:rPr>
          <w:ins w:id="515" w:author="Alex Perryman" w:date="2015-08-12T14:03:00Z"/>
          <w:rFonts w:ascii="Arial" w:hAnsi="Arial"/>
          <w:b/>
        </w:rPr>
      </w:pPr>
    </w:p>
    <w:p w14:paraId="51B92C4D" w14:textId="77777777" w:rsidR="00A13A7E" w:rsidRDefault="00A13A7E" w:rsidP="009C6D0E">
      <w:pPr>
        <w:spacing w:line="480" w:lineRule="auto"/>
        <w:jc w:val="both"/>
        <w:rPr>
          <w:ins w:id="516" w:author="Alex Perryman" w:date="2015-08-12T14:03:00Z"/>
          <w:rFonts w:ascii="Arial" w:hAnsi="Arial"/>
          <w:b/>
        </w:rPr>
      </w:pPr>
    </w:p>
    <w:p w14:paraId="47E56A3A" w14:textId="77777777" w:rsidR="00A13A7E" w:rsidRDefault="00A13A7E" w:rsidP="009C6D0E">
      <w:pPr>
        <w:spacing w:line="480" w:lineRule="auto"/>
        <w:jc w:val="both"/>
        <w:rPr>
          <w:ins w:id="517" w:author="Alex Perryman" w:date="2015-08-12T14:03:00Z"/>
          <w:rFonts w:ascii="Arial" w:hAnsi="Arial"/>
          <w:b/>
        </w:rPr>
      </w:pPr>
    </w:p>
    <w:p w14:paraId="47290E42" w14:textId="77777777" w:rsidR="00A13A7E" w:rsidRDefault="00A13A7E" w:rsidP="009C6D0E">
      <w:pPr>
        <w:spacing w:line="480" w:lineRule="auto"/>
        <w:jc w:val="both"/>
        <w:rPr>
          <w:ins w:id="518" w:author="Alex Perryman" w:date="2015-08-12T14:03:00Z"/>
          <w:rFonts w:ascii="Arial" w:hAnsi="Arial"/>
          <w:b/>
        </w:rPr>
      </w:pPr>
    </w:p>
    <w:p w14:paraId="0D14D5FE" w14:textId="77777777" w:rsidR="00A13A7E" w:rsidRDefault="00A13A7E" w:rsidP="009C6D0E">
      <w:pPr>
        <w:spacing w:line="480" w:lineRule="auto"/>
        <w:jc w:val="both"/>
        <w:rPr>
          <w:ins w:id="519" w:author="Alex Perryman" w:date="2015-08-12T14:03:00Z"/>
          <w:rFonts w:ascii="Arial" w:hAnsi="Arial"/>
          <w:b/>
        </w:rPr>
      </w:pPr>
    </w:p>
    <w:p w14:paraId="736226D8" w14:textId="77777777" w:rsidR="00A13A7E" w:rsidRDefault="00A13A7E" w:rsidP="009C6D0E">
      <w:pPr>
        <w:spacing w:line="480" w:lineRule="auto"/>
        <w:jc w:val="both"/>
        <w:rPr>
          <w:ins w:id="520" w:author="Alex Perryman" w:date="2015-08-12T14:03:00Z"/>
          <w:rFonts w:ascii="Arial" w:hAnsi="Arial"/>
          <w:b/>
        </w:rPr>
      </w:pPr>
    </w:p>
    <w:p w14:paraId="177927CE" w14:textId="77777777" w:rsidR="00A13A7E" w:rsidRDefault="00A13A7E" w:rsidP="009C6D0E">
      <w:pPr>
        <w:spacing w:line="480" w:lineRule="auto"/>
        <w:jc w:val="both"/>
        <w:rPr>
          <w:ins w:id="521" w:author="Alex Perryman" w:date="2015-08-12T14:03:00Z"/>
          <w:rFonts w:ascii="Arial" w:hAnsi="Arial"/>
          <w:b/>
        </w:rPr>
      </w:pPr>
    </w:p>
    <w:p w14:paraId="1DF8BCB7" w14:textId="77777777" w:rsidR="00A13A7E" w:rsidRDefault="00A13A7E" w:rsidP="009C6D0E">
      <w:pPr>
        <w:spacing w:line="480" w:lineRule="auto"/>
        <w:jc w:val="both"/>
        <w:rPr>
          <w:ins w:id="522" w:author="Alex Perryman" w:date="2015-08-12T14:03:00Z"/>
          <w:rFonts w:ascii="Arial" w:hAnsi="Arial"/>
          <w:b/>
        </w:rPr>
      </w:pPr>
    </w:p>
    <w:p w14:paraId="6A6C78C4" w14:textId="77777777" w:rsidR="00A13A7E" w:rsidRDefault="00A13A7E" w:rsidP="009C6D0E">
      <w:pPr>
        <w:spacing w:line="480" w:lineRule="auto"/>
        <w:jc w:val="both"/>
        <w:rPr>
          <w:ins w:id="523" w:author="Alex Perryman" w:date="2015-08-12T14:03:00Z"/>
          <w:rFonts w:ascii="Arial" w:hAnsi="Arial"/>
          <w:b/>
        </w:rPr>
      </w:pPr>
    </w:p>
    <w:p w14:paraId="5E61F18F" w14:textId="77777777" w:rsidR="00A13A7E" w:rsidRDefault="00A13A7E" w:rsidP="009C6D0E">
      <w:pPr>
        <w:spacing w:line="480" w:lineRule="auto"/>
        <w:jc w:val="both"/>
        <w:rPr>
          <w:ins w:id="524" w:author="Alex Perryman" w:date="2015-08-12T14:03:00Z"/>
          <w:rFonts w:ascii="Arial" w:hAnsi="Arial"/>
          <w:b/>
        </w:rPr>
      </w:pPr>
    </w:p>
    <w:p w14:paraId="6E7CEC8A" w14:textId="77777777" w:rsidR="00A13A7E" w:rsidRDefault="00A13A7E" w:rsidP="009C6D0E">
      <w:pPr>
        <w:spacing w:line="480" w:lineRule="auto"/>
        <w:jc w:val="both"/>
        <w:rPr>
          <w:ins w:id="525" w:author="Alex Perryman" w:date="2015-08-12T14:03:00Z"/>
          <w:rFonts w:ascii="Arial" w:hAnsi="Arial"/>
          <w:b/>
        </w:rPr>
      </w:pPr>
    </w:p>
    <w:p w14:paraId="498B520F" w14:textId="77777777" w:rsidR="00A13A7E" w:rsidRDefault="00A13A7E" w:rsidP="009C6D0E">
      <w:pPr>
        <w:spacing w:line="480" w:lineRule="auto"/>
        <w:jc w:val="both"/>
        <w:rPr>
          <w:ins w:id="526" w:author="Alex Perryman" w:date="2015-08-12T14:03:00Z"/>
          <w:rFonts w:ascii="Arial" w:hAnsi="Arial"/>
          <w:b/>
        </w:rPr>
      </w:pPr>
    </w:p>
    <w:p w14:paraId="00D7E0E5" w14:textId="77777777" w:rsidR="00A13A7E" w:rsidRDefault="00A13A7E" w:rsidP="009C6D0E">
      <w:pPr>
        <w:spacing w:line="480" w:lineRule="auto"/>
        <w:jc w:val="both"/>
        <w:rPr>
          <w:ins w:id="527" w:author="Alex Perryman" w:date="2015-08-12T14:03:00Z"/>
          <w:rFonts w:ascii="Arial" w:hAnsi="Arial"/>
          <w:b/>
        </w:rPr>
      </w:pPr>
    </w:p>
    <w:p w14:paraId="74DB63B1" w14:textId="77777777" w:rsidR="00A13A7E" w:rsidRDefault="00A13A7E" w:rsidP="009C6D0E">
      <w:pPr>
        <w:spacing w:line="480" w:lineRule="auto"/>
        <w:jc w:val="both"/>
        <w:rPr>
          <w:ins w:id="528" w:author="Alex Perryman" w:date="2015-08-12T14:03:00Z"/>
          <w:rFonts w:ascii="Arial" w:hAnsi="Arial"/>
          <w:b/>
        </w:rPr>
      </w:pPr>
    </w:p>
    <w:p w14:paraId="1F8C677A" w14:textId="77777777" w:rsidR="00A13A7E" w:rsidRDefault="00A13A7E" w:rsidP="009C6D0E">
      <w:pPr>
        <w:spacing w:line="480" w:lineRule="auto"/>
        <w:jc w:val="both"/>
        <w:rPr>
          <w:ins w:id="529" w:author="Alex Perryman" w:date="2015-08-12T14:04:00Z"/>
          <w:rFonts w:ascii="Arial" w:hAnsi="Arial"/>
          <w:b/>
        </w:rPr>
      </w:pPr>
    </w:p>
    <w:p w14:paraId="686A812B" w14:textId="77777777" w:rsidR="00A13A7E" w:rsidRDefault="00A13A7E" w:rsidP="009C6D0E">
      <w:pPr>
        <w:spacing w:line="480" w:lineRule="auto"/>
        <w:jc w:val="both"/>
        <w:rPr>
          <w:ins w:id="530" w:author="Alex Perryman" w:date="2015-08-12T14:04:00Z"/>
          <w:rFonts w:ascii="Arial" w:hAnsi="Arial"/>
          <w:b/>
        </w:rPr>
      </w:pPr>
    </w:p>
    <w:p w14:paraId="360EE683" w14:textId="20E12665" w:rsidR="00C439DE" w:rsidRDefault="00C439DE" w:rsidP="00C439DE">
      <w:pPr>
        <w:spacing w:line="480" w:lineRule="auto"/>
        <w:jc w:val="center"/>
        <w:rPr>
          <w:ins w:id="531" w:author="Alex Perryman" w:date="2015-08-12T14:08:00Z"/>
          <w:rFonts w:ascii="Arial" w:hAnsi="Arial"/>
        </w:rPr>
      </w:pPr>
      <w:ins w:id="532" w:author="Alex Perryman" w:date="2015-08-12T14:08:00Z">
        <w:r>
          <w:rPr>
            <w:rFonts w:ascii="Arial" w:hAnsi="Arial"/>
            <w:b/>
          </w:rPr>
          <w:lastRenderedPageBreak/>
          <w:t>Table S-IV</w:t>
        </w:r>
        <w:r w:rsidRPr="00670D2E">
          <w:rPr>
            <w:rFonts w:ascii="Arial" w:hAnsi="Arial"/>
            <w:b/>
          </w:rPr>
          <w:t xml:space="preserve">. </w:t>
        </w:r>
        <w:r>
          <w:rPr>
            <w:rFonts w:ascii="Arial" w:hAnsi="Arial"/>
            <w:b/>
          </w:rPr>
          <w:t>External test</w:t>
        </w:r>
        <w:r w:rsidRPr="00670D2E">
          <w:rPr>
            <w:rFonts w:ascii="Arial" w:hAnsi="Arial"/>
            <w:b/>
          </w:rPr>
          <w:t xml:space="preserve"> statistics from </w:t>
        </w:r>
        <w:r>
          <w:rPr>
            <w:rFonts w:ascii="Arial" w:hAnsi="Arial"/>
            <w:b/>
          </w:rPr>
          <w:t>evaluating the accuracy of different machine learning models</w:t>
        </w:r>
        <w:r w:rsidRPr="00670D2E">
          <w:rPr>
            <w:rFonts w:ascii="Arial" w:hAnsi="Arial"/>
            <w:b/>
          </w:rPr>
          <w:t xml:space="preserve"> </w:t>
        </w:r>
        <w:r>
          <w:rPr>
            <w:rFonts w:ascii="Arial" w:hAnsi="Arial"/>
            <w:b/>
          </w:rPr>
          <w:t xml:space="preserve">(constructed using either 9 descriptors or just 1, FCFP_6) by using them to score the </w:t>
        </w:r>
        <w:proofErr w:type="spellStart"/>
        <w:r>
          <w:rPr>
            <w:rFonts w:ascii="Arial" w:hAnsi="Arial"/>
            <w:b/>
          </w:rPr>
          <w:t>Dartois</w:t>
        </w:r>
        <w:proofErr w:type="spellEnd"/>
        <w:r>
          <w:rPr>
            <w:rFonts w:ascii="Arial" w:hAnsi="Arial"/>
            <w:b/>
          </w:rPr>
          <w:t xml:space="preserve"> 2015 set of 30 known </w:t>
        </w:r>
        <w:proofErr w:type="spellStart"/>
        <w:r>
          <w:rPr>
            <w:rFonts w:ascii="Arial" w:hAnsi="Arial"/>
            <w:b/>
          </w:rPr>
          <w:t>antituberculars</w:t>
        </w:r>
        <w:proofErr w:type="spellEnd"/>
        <w:r>
          <w:rPr>
            <w:rFonts w:ascii="Arial" w:hAnsi="Arial"/>
            <w:b/>
          </w:rPr>
          <w:t>.</w:t>
        </w:r>
      </w:ins>
    </w:p>
    <w:p w14:paraId="74ADF665" w14:textId="77777777" w:rsidR="00C439DE" w:rsidRDefault="00C439DE" w:rsidP="00C439DE">
      <w:pPr>
        <w:rPr>
          <w:ins w:id="533" w:author="Alex Perryman" w:date="2015-08-12T14:08:00Z"/>
          <w:rFonts w:ascii="Arial" w:hAnsi="Arial"/>
        </w:rPr>
      </w:pPr>
    </w:p>
    <w:tbl>
      <w:tblPr>
        <w:tblStyle w:val="TableGrid"/>
        <w:tblW w:w="9981" w:type="dxa"/>
        <w:tblLook w:val="04A0" w:firstRow="1" w:lastRow="0" w:firstColumn="1" w:lastColumn="0" w:noHBand="0" w:noVBand="1"/>
      </w:tblPr>
      <w:tblGrid>
        <w:gridCol w:w="1417"/>
        <w:gridCol w:w="1323"/>
        <w:gridCol w:w="1603"/>
        <w:gridCol w:w="1616"/>
        <w:gridCol w:w="1323"/>
        <w:gridCol w:w="1309"/>
        <w:gridCol w:w="1390"/>
      </w:tblGrid>
      <w:tr w:rsidR="00C439DE" w:rsidRPr="00CF1E7E" w14:paraId="3CF4A324" w14:textId="77777777" w:rsidTr="00EF1282">
        <w:trPr>
          <w:ins w:id="534" w:author="Alex Perryman" w:date="2015-08-12T14:08:00Z"/>
        </w:trPr>
        <w:tc>
          <w:tcPr>
            <w:tcW w:w="1417" w:type="dxa"/>
          </w:tcPr>
          <w:p w14:paraId="50D2737B" w14:textId="77777777" w:rsidR="00C439DE" w:rsidRPr="002A07F1" w:rsidRDefault="00C439DE" w:rsidP="00EF1282">
            <w:pPr>
              <w:jc w:val="center"/>
              <w:rPr>
                <w:ins w:id="535" w:author="Alex Perryman" w:date="2015-08-12T14:08:00Z"/>
                <w:rFonts w:ascii="Arial" w:hAnsi="Arial" w:cs="Arial"/>
              </w:rPr>
            </w:pPr>
            <w:ins w:id="536" w:author="Alex Perryman" w:date="2015-08-12T14:08:00Z">
              <w:r w:rsidRPr="002A07F1">
                <w:rPr>
                  <w:rFonts w:ascii="Arial" w:hAnsi="Arial" w:cs="Arial"/>
                </w:rPr>
                <w:t>Half-Life Bayesian</w:t>
              </w:r>
            </w:ins>
          </w:p>
        </w:tc>
        <w:tc>
          <w:tcPr>
            <w:tcW w:w="1323" w:type="dxa"/>
            <w:vAlign w:val="center"/>
          </w:tcPr>
          <w:p w14:paraId="34A51A03" w14:textId="77777777" w:rsidR="00C439DE" w:rsidRPr="002A07F1" w:rsidRDefault="00C439DE" w:rsidP="00EF1282">
            <w:pPr>
              <w:jc w:val="center"/>
              <w:rPr>
                <w:ins w:id="537" w:author="Alex Perryman" w:date="2015-08-12T14:08:00Z"/>
                <w:rFonts w:ascii="Arial" w:hAnsi="Arial" w:cs="Arial"/>
              </w:rPr>
            </w:pPr>
            <w:ins w:id="538" w:author="Alex Perryman" w:date="2015-08-12T14:08:00Z">
              <w:r w:rsidRPr="002A07F1">
                <w:rPr>
                  <w:rFonts w:ascii="Arial" w:hAnsi="Arial" w:cs="Arial"/>
                </w:rPr>
                <w:t>External ROC score</w:t>
              </w:r>
            </w:ins>
          </w:p>
        </w:tc>
        <w:tc>
          <w:tcPr>
            <w:tcW w:w="1603" w:type="dxa"/>
            <w:vAlign w:val="center"/>
          </w:tcPr>
          <w:p w14:paraId="3CE3C73F" w14:textId="77777777" w:rsidR="00C439DE" w:rsidRPr="002A07F1" w:rsidRDefault="00C439DE" w:rsidP="00EF1282">
            <w:pPr>
              <w:jc w:val="center"/>
              <w:rPr>
                <w:ins w:id="539" w:author="Alex Perryman" w:date="2015-08-12T14:08:00Z"/>
                <w:rFonts w:ascii="Arial" w:hAnsi="Arial" w:cs="Arial"/>
              </w:rPr>
            </w:pPr>
            <w:ins w:id="540" w:author="Alex Perryman" w:date="2015-08-12T14:08:00Z">
              <w:r w:rsidRPr="002A07F1">
                <w:rPr>
                  <w:rFonts w:ascii="Arial" w:hAnsi="Arial" w:cs="Arial"/>
                </w:rPr>
                <w:t>External Sensitivity</w:t>
              </w:r>
            </w:ins>
          </w:p>
          <w:p w14:paraId="095F93C8" w14:textId="77777777" w:rsidR="00C439DE" w:rsidRPr="002A07F1" w:rsidRDefault="00C439DE" w:rsidP="00EF1282">
            <w:pPr>
              <w:jc w:val="center"/>
              <w:rPr>
                <w:ins w:id="541" w:author="Alex Perryman" w:date="2015-08-12T14:08:00Z"/>
                <w:rFonts w:ascii="Arial" w:hAnsi="Arial" w:cs="Arial"/>
              </w:rPr>
            </w:pPr>
            <w:ins w:id="542" w:author="Alex Perryman" w:date="2015-08-12T14:08:00Z">
              <w:r w:rsidRPr="002A07F1">
                <w:rPr>
                  <w:rFonts w:ascii="Arial" w:hAnsi="Arial" w:cs="Arial"/>
                </w:rPr>
                <w:t>%</w:t>
              </w:r>
            </w:ins>
          </w:p>
        </w:tc>
        <w:tc>
          <w:tcPr>
            <w:tcW w:w="1616" w:type="dxa"/>
            <w:vAlign w:val="center"/>
          </w:tcPr>
          <w:p w14:paraId="32B5159B" w14:textId="77777777" w:rsidR="00C439DE" w:rsidRPr="002A07F1" w:rsidRDefault="00C439DE" w:rsidP="00EF1282">
            <w:pPr>
              <w:jc w:val="center"/>
              <w:rPr>
                <w:ins w:id="543" w:author="Alex Perryman" w:date="2015-08-12T14:08:00Z"/>
                <w:rFonts w:ascii="Arial" w:hAnsi="Arial" w:cs="Arial"/>
              </w:rPr>
            </w:pPr>
            <w:ins w:id="544" w:author="Alex Perryman" w:date="2015-08-12T14:08:00Z">
              <w:r w:rsidRPr="002A07F1">
                <w:rPr>
                  <w:rFonts w:ascii="Arial" w:hAnsi="Arial" w:cs="Arial"/>
                </w:rPr>
                <w:t>External Specificity</w:t>
              </w:r>
            </w:ins>
          </w:p>
          <w:p w14:paraId="680AACC1" w14:textId="77777777" w:rsidR="00C439DE" w:rsidRPr="002A07F1" w:rsidRDefault="00C439DE" w:rsidP="00EF1282">
            <w:pPr>
              <w:jc w:val="center"/>
              <w:rPr>
                <w:ins w:id="545" w:author="Alex Perryman" w:date="2015-08-12T14:08:00Z"/>
                <w:rFonts w:ascii="Arial" w:hAnsi="Arial" w:cs="Arial"/>
              </w:rPr>
            </w:pPr>
            <w:ins w:id="546" w:author="Alex Perryman" w:date="2015-08-12T14:08:00Z">
              <w:r w:rsidRPr="002A07F1">
                <w:rPr>
                  <w:rFonts w:ascii="Arial" w:hAnsi="Arial" w:cs="Arial"/>
                </w:rPr>
                <w:t>%</w:t>
              </w:r>
            </w:ins>
          </w:p>
        </w:tc>
        <w:tc>
          <w:tcPr>
            <w:tcW w:w="1323" w:type="dxa"/>
            <w:vAlign w:val="center"/>
          </w:tcPr>
          <w:p w14:paraId="7C9252F5" w14:textId="77777777" w:rsidR="00C439DE" w:rsidRPr="002A07F1" w:rsidRDefault="00C439DE" w:rsidP="00EF1282">
            <w:pPr>
              <w:jc w:val="center"/>
              <w:rPr>
                <w:ins w:id="547" w:author="Alex Perryman" w:date="2015-08-12T14:08:00Z"/>
                <w:rFonts w:ascii="Arial" w:hAnsi="Arial" w:cs="Arial"/>
              </w:rPr>
            </w:pPr>
            <w:ins w:id="548" w:author="Alex Perryman" w:date="2015-08-12T14:08:00Z">
              <w:r w:rsidRPr="002A07F1">
                <w:rPr>
                  <w:rFonts w:ascii="Arial" w:hAnsi="Arial" w:cs="Arial"/>
                </w:rPr>
                <w:t>External</w:t>
              </w:r>
            </w:ins>
          </w:p>
          <w:p w14:paraId="148581F5" w14:textId="77777777" w:rsidR="00C439DE" w:rsidRPr="002A07F1" w:rsidRDefault="00C439DE" w:rsidP="00EF1282">
            <w:pPr>
              <w:jc w:val="center"/>
              <w:rPr>
                <w:ins w:id="549" w:author="Alex Perryman" w:date="2015-08-12T14:08:00Z"/>
                <w:rFonts w:ascii="Arial" w:hAnsi="Arial" w:cs="Arial"/>
              </w:rPr>
            </w:pPr>
            <w:proofErr w:type="spellStart"/>
            <w:ins w:id="550" w:author="Alex Perryman" w:date="2015-08-12T14:08:00Z">
              <w:r w:rsidRPr="002A07F1">
                <w:rPr>
                  <w:rFonts w:ascii="Arial" w:hAnsi="Arial" w:cs="Arial"/>
                </w:rPr>
                <w:t>Concor</w:t>
              </w:r>
              <w:proofErr w:type="spellEnd"/>
              <w:r w:rsidRPr="002A07F1">
                <w:rPr>
                  <w:rFonts w:ascii="Arial" w:hAnsi="Arial" w:cs="Arial"/>
                </w:rPr>
                <w:t>-dance</w:t>
              </w:r>
            </w:ins>
          </w:p>
          <w:p w14:paraId="60D75EB5" w14:textId="77777777" w:rsidR="00C439DE" w:rsidRPr="002A07F1" w:rsidRDefault="00C439DE" w:rsidP="00EF1282">
            <w:pPr>
              <w:jc w:val="center"/>
              <w:rPr>
                <w:ins w:id="551" w:author="Alex Perryman" w:date="2015-08-12T14:08:00Z"/>
                <w:rFonts w:ascii="Arial" w:hAnsi="Arial" w:cs="Arial"/>
              </w:rPr>
            </w:pPr>
            <w:ins w:id="552" w:author="Alex Perryman" w:date="2015-08-12T14:08:00Z">
              <w:r w:rsidRPr="002A07F1">
                <w:rPr>
                  <w:rFonts w:ascii="Arial" w:hAnsi="Arial" w:cs="Arial"/>
                </w:rPr>
                <w:t>%</w:t>
              </w:r>
            </w:ins>
          </w:p>
        </w:tc>
        <w:tc>
          <w:tcPr>
            <w:tcW w:w="1309" w:type="dxa"/>
            <w:vAlign w:val="center"/>
          </w:tcPr>
          <w:p w14:paraId="41592344" w14:textId="77777777" w:rsidR="00C439DE" w:rsidRPr="002A07F1" w:rsidRDefault="00C439DE" w:rsidP="00EF1282">
            <w:pPr>
              <w:jc w:val="center"/>
              <w:rPr>
                <w:ins w:id="553" w:author="Alex Perryman" w:date="2015-08-12T14:08:00Z"/>
                <w:rFonts w:ascii="Arial" w:hAnsi="Arial" w:cs="Arial"/>
              </w:rPr>
            </w:pPr>
            <w:ins w:id="554" w:author="Alex Perryman" w:date="2015-08-12T14:08:00Z">
              <w:r w:rsidRPr="002A07F1">
                <w:rPr>
                  <w:rFonts w:ascii="Arial" w:hAnsi="Arial" w:cs="Arial"/>
                </w:rPr>
                <w:t>Stability</w:t>
              </w:r>
            </w:ins>
          </w:p>
          <w:p w14:paraId="13AAB58F" w14:textId="77777777" w:rsidR="00C439DE" w:rsidRPr="002A07F1" w:rsidRDefault="00C439DE" w:rsidP="00EF1282">
            <w:pPr>
              <w:jc w:val="center"/>
              <w:rPr>
                <w:ins w:id="555" w:author="Alex Perryman" w:date="2015-08-12T14:08:00Z"/>
                <w:rFonts w:ascii="Arial" w:hAnsi="Arial" w:cs="Arial"/>
              </w:rPr>
            </w:pPr>
            <w:ins w:id="556" w:author="Alex Perryman" w:date="2015-08-12T14:08:00Z">
              <w:r w:rsidRPr="002A07F1">
                <w:rPr>
                  <w:rFonts w:ascii="Arial" w:hAnsi="Arial" w:cs="Arial"/>
                </w:rPr>
                <w:t>Hit Rate</w:t>
              </w:r>
            </w:ins>
          </w:p>
        </w:tc>
        <w:tc>
          <w:tcPr>
            <w:tcW w:w="1390" w:type="dxa"/>
            <w:vAlign w:val="center"/>
          </w:tcPr>
          <w:p w14:paraId="1703D7DD" w14:textId="77777777" w:rsidR="00C439DE" w:rsidRPr="002A07F1" w:rsidRDefault="00C439DE" w:rsidP="00EF1282">
            <w:pPr>
              <w:jc w:val="center"/>
              <w:rPr>
                <w:ins w:id="557" w:author="Alex Perryman" w:date="2015-08-12T14:08:00Z"/>
                <w:rFonts w:ascii="Arial" w:hAnsi="Arial" w:cs="Arial"/>
              </w:rPr>
            </w:pPr>
            <w:ins w:id="558" w:author="Alex Perryman" w:date="2015-08-12T14:08:00Z">
              <w:r w:rsidRPr="002A07F1">
                <w:rPr>
                  <w:rFonts w:ascii="Arial" w:hAnsi="Arial" w:cs="Arial"/>
                </w:rPr>
                <w:t>Unstable</w:t>
              </w:r>
            </w:ins>
          </w:p>
          <w:p w14:paraId="097CF382" w14:textId="77777777" w:rsidR="00C439DE" w:rsidRPr="002A07F1" w:rsidRDefault="00C439DE" w:rsidP="00EF1282">
            <w:pPr>
              <w:jc w:val="center"/>
              <w:rPr>
                <w:ins w:id="559" w:author="Alex Perryman" w:date="2015-08-12T14:08:00Z"/>
                <w:rFonts w:ascii="Arial" w:hAnsi="Arial" w:cs="Arial"/>
              </w:rPr>
            </w:pPr>
            <w:ins w:id="560" w:author="Alex Perryman" w:date="2015-08-12T14:08:00Z">
              <w:r w:rsidRPr="002A07F1">
                <w:rPr>
                  <w:rFonts w:ascii="Arial" w:hAnsi="Arial" w:cs="Arial"/>
                </w:rPr>
                <w:t>True –</w:t>
              </w:r>
            </w:ins>
          </w:p>
          <w:p w14:paraId="19967AE0" w14:textId="77777777" w:rsidR="00C439DE" w:rsidRPr="002A07F1" w:rsidRDefault="00C439DE" w:rsidP="00EF1282">
            <w:pPr>
              <w:jc w:val="center"/>
              <w:rPr>
                <w:ins w:id="561" w:author="Alex Perryman" w:date="2015-08-12T14:08:00Z"/>
                <w:rFonts w:ascii="Arial" w:hAnsi="Arial" w:cs="Arial"/>
              </w:rPr>
            </w:pPr>
            <w:ins w:id="562" w:author="Alex Perryman" w:date="2015-08-12T14:08:00Z">
              <w:r w:rsidRPr="002A07F1">
                <w:rPr>
                  <w:rFonts w:ascii="Arial" w:hAnsi="Arial" w:cs="Arial"/>
                </w:rPr>
                <w:t>Filtered</w:t>
              </w:r>
            </w:ins>
          </w:p>
        </w:tc>
      </w:tr>
      <w:tr w:rsidR="00C439DE" w:rsidRPr="00CF1E7E" w14:paraId="4CCA6B17" w14:textId="77777777" w:rsidTr="00EF1282">
        <w:trPr>
          <w:ins w:id="563" w:author="Alex Perryman" w:date="2015-08-12T14:08:00Z"/>
        </w:trPr>
        <w:tc>
          <w:tcPr>
            <w:tcW w:w="1417" w:type="dxa"/>
          </w:tcPr>
          <w:p w14:paraId="102365A9" w14:textId="77777777" w:rsidR="00C439DE" w:rsidRPr="002A07F1" w:rsidRDefault="00C439DE" w:rsidP="00EF1282">
            <w:pPr>
              <w:jc w:val="center"/>
              <w:rPr>
                <w:ins w:id="564" w:author="Alex Perryman" w:date="2015-08-12T14:08:00Z"/>
                <w:rFonts w:ascii="Arial" w:hAnsi="Arial" w:cs="Arial"/>
                <w:vertAlign w:val="subscript"/>
              </w:rPr>
            </w:pPr>
            <w:ins w:id="565" w:author="Alex Perryman" w:date="2015-08-12T14:08:00Z">
              <w:r w:rsidRPr="002A07F1">
                <w:rPr>
                  <w:rFonts w:ascii="Arial" w:hAnsi="Arial" w:cs="Arial"/>
                </w:rPr>
                <w:t>Full t</w:t>
              </w:r>
              <w:r w:rsidRPr="002A07F1">
                <w:rPr>
                  <w:rFonts w:ascii="Arial" w:hAnsi="Arial" w:cs="Arial"/>
                  <w:vertAlign w:val="subscript"/>
                </w:rPr>
                <w:t xml:space="preserve">1/2 </w:t>
              </w:r>
            </w:ins>
          </w:p>
          <w:p w14:paraId="38FFC61B" w14:textId="77777777" w:rsidR="00C439DE" w:rsidRPr="002A07F1" w:rsidRDefault="00C439DE" w:rsidP="00EF1282">
            <w:pPr>
              <w:jc w:val="center"/>
              <w:rPr>
                <w:ins w:id="566" w:author="Alex Perryman" w:date="2015-08-12T14:08:00Z"/>
                <w:rFonts w:ascii="Arial" w:hAnsi="Arial" w:cs="Arial"/>
              </w:rPr>
            </w:pPr>
            <w:proofErr w:type="gramStart"/>
            <w:ins w:id="567" w:author="Alex Perryman" w:date="2015-08-12T14:08:00Z">
              <w:r w:rsidRPr="002A07F1">
                <w:rPr>
                  <w:rFonts w:ascii="Arial" w:hAnsi="Arial" w:cs="Arial"/>
                </w:rPr>
                <w:t>with</w:t>
              </w:r>
              <w:proofErr w:type="gramEnd"/>
              <w:r w:rsidRPr="002A07F1">
                <w:rPr>
                  <w:rFonts w:ascii="Arial" w:hAnsi="Arial" w:cs="Arial"/>
                </w:rPr>
                <w:t xml:space="preserve"> 9</w:t>
              </w:r>
              <w:r>
                <w:rPr>
                  <w:rFonts w:ascii="Arial" w:hAnsi="Arial" w:cs="Arial"/>
                </w:rPr>
                <w:t xml:space="preserve"> </w:t>
              </w:r>
              <w:r w:rsidRPr="0019743F">
                <w:rPr>
                  <w:rFonts w:ascii="Arial" w:hAnsi="Arial" w:cs="Arial"/>
                  <w:vertAlign w:val="superscript"/>
                </w:rPr>
                <w:t>a</w:t>
              </w:r>
            </w:ins>
          </w:p>
        </w:tc>
        <w:tc>
          <w:tcPr>
            <w:tcW w:w="1323" w:type="dxa"/>
            <w:vAlign w:val="center"/>
          </w:tcPr>
          <w:p w14:paraId="475FDF1D" w14:textId="77777777" w:rsidR="00C439DE" w:rsidRPr="002A07F1" w:rsidRDefault="00C439DE" w:rsidP="00EF1282">
            <w:pPr>
              <w:jc w:val="center"/>
              <w:rPr>
                <w:ins w:id="568" w:author="Alex Perryman" w:date="2015-08-12T14:08:00Z"/>
                <w:rFonts w:ascii="Arial" w:hAnsi="Arial" w:cs="Arial"/>
                <w:sz w:val="28"/>
                <w:szCs w:val="28"/>
              </w:rPr>
            </w:pPr>
            <w:ins w:id="569" w:author="Alex Perryman" w:date="2015-08-12T14:08:00Z">
              <w:r w:rsidRPr="002A07F1">
                <w:rPr>
                  <w:rFonts w:ascii="Arial" w:hAnsi="Arial" w:cs="Arial"/>
                  <w:bCs/>
                  <w:color w:val="000000" w:themeColor="text1"/>
                  <w:kern w:val="24"/>
                  <w:sz w:val="28"/>
                  <w:szCs w:val="28"/>
                </w:rPr>
                <w:t>0.704</w:t>
              </w:r>
            </w:ins>
          </w:p>
        </w:tc>
        <w:tc>
          <w:tcPr>
            <w:tcW w:w="1603" w:type="dxa"/>
            <w:vAlign w:val="center"/>
          </w:tcPr>
          <w:p w14:paraId="43FF2531" w14:textId="77777777" w:rsidR="00C439DE" w:rsidRPr="002A07F1" w:rsidRDefault="00C439DE" w:rsidP="00EF1282">
            <w:pPr>
              <w:jc w:val="center"/>
              <w:rPr>
                <w:ins w:id="570" w:author="Alex Perryman" w:date="2015-08-12T14:08:00Z"/>
                <w:rFonts w:ascii="Arial" w:hAnsi="Arial" w:cs="Arial"/>
                <w:sz w:val="28"/>
                <w:szCs w:val="28"/>
              </w:rPr>
            </w:pPr>
            <w:ins w:id="571" w:author="Alex Perryman" w:date="2015-08-12T14:08:00Z">
              <w:r w:rsidRPr="002A07F1">
                <w:rPr>
                  <w:rFonts w:ascii="Arial" w:hAnsi="Arial" w:cs="Arial"/>
                  <w:bCs/>
                  <w:color w:val="000000" w:themeColor="text1"/>
                  <w:kern w:val="24"/>
                  <w:sz w:val="28"/>
                  <w:szCs w:val="28"/>
                </w:rPr>
                <w:t>81.5</w:t>
              </w:r>
            </w:ins>
          </w:p>
        </w:tc>
        <w:tc>
          <w:tcPr>
            <w:tcW w:w="1616" w:type="dxa"/>
            <w:vAlign w:val="center"/>
          </w:tcPr>
          <w:p w14:paraId="2E42917C" w14:textId="77777777" w:rsidR="00C439DE" w:rsidRPr="002A07F1" w:rsidRDefault="00C439DE" w:rsidP="00EF1282">
            <w:pPr>
              <w:jc w:val="center"/>
              <w:rPr>
                <w:ins w:id="572" w:author="Alex Perryman" w:date="2015-08-12T14:08:00Z"/>
                <w:rFonts w:ascii="Arial" w:hAnsi="Arial" w:cs="Arial"/>
                <w:sz w:val="28"/>
                <w:szCs w:val="28"/>
              </w:rPr>
            </w:pPr>
            <w:ins w:id="573" w:author="Alex Perryman" w:date="2015-08-12T14:08:00Z">
              <w:r w:rsidRPr="002A07F1">
                <w:rPr>
                  <w:rFonts w:ascii="Arial" w:hAnsi="Arial" w:cs="Arial"/>
                  <w:bCs/>
                  <w:color w:val="000000" w:themeColor="text1"/>
                  <w:kern w:val="24"/>
                  <w:sz w:val="28"/>
                  <w:szCs w:val="28"/>
                </w:rPr>
                <w:t>33.3</w:t>
              </w:r>
            </w:ins>
          </w:p>
        </w:tc>
        <w:tc>
          <w:tcPr>
            <w:tcW w:w="1323" w:type="dxa"/>
            <w:vAlign w:val="center"/>
          </w:tcPr>
          <w:p w14:paraId="4AD3FCDE" w14:textId="77777777" w:rsidR="00C439DE" w:rsidRPr="002A07F1" w:rsidRDefault="00C439DE" w:rsidP="00EF1282">
            <w:pPr>
              <w:jc w:val="center"/>
              <w:rPr>
                <w:ins w:id="574" w:author="Alex Perryman" w:date="2015-08-12T14:08:00Z"/>
                <w:rFonts w:ascii="Arial" w:hAnsi="Arial" w:cs="Arial"/>
                <w:sz w:val="28"/>
                <w:szCs w:val="28"/>
              </w:rPr>
            </w:pPr>
            <w:ins w:id="575" w:author="Alex Perryman" w:date="2015-08-12T14:08:00Z">
              <w:r w:rsidRPr="002A07F1">
                <w:rPr>
                  <w:rFonts w:ascii="Arial" w:hAnsi="Arial" w:cs="Arial"/>
                  <w:bCs/>
                  <w:color w:val="000000" w:themeColor="text1"/>
                  <w:kern w:val="24"/>
                  <w:sz w:val="28"/>
                  <w:szCs w:val="28"/>
                </w:rPr>
                <w:t>76.7</w:t>
              </w:r>
            </w:ins>
          </w:p>
        </w:tc>
        <w:tc>
          <w:tcPr>
            <w:tcW w:w="1309" w:type="dxa"/>
            <w:vAlign w:val="center"/>
          </w:tcPr>
          <w:p w14:paraId="41989AAE" w14:textId="77777777" w:rsidR="00C439DE" w:rsidRPr="002A07F1" w:rsidRDefault="00C439DE" w:rsidP="00EF1282">
            <w:pPr>
              <w:jc w:val="center"/>
              <w:rPr>
                <w:ins w:id="576" w:author="Alex Perryman" w:date="2015-08-12T14:08:00Z"/>
                <w:rFonts w:ascii="Arial" w:hAnsi="Arial" w:cs="Arial"/>
                <w:sz w:val="28"/>
                <w:szCs w:val="28"/>
              </w:rPr>
            </w:pPr>
            <w:ins w:id="577" w:author="Alex Perryman" w:date="2015-08-12T14:08:00Z">
              <w:r w:rsidRPr="002A07F1">
                <w:rPr>
                  <w:rFonts w:ascii="Arial" w:hAnsi="Arial" w:cs="Arial"/>
                  <w:bCs/>
                  <w:color w:val="000000" w:themeColor="text1"/>
                  <w:kern w:val="24"/>
                  <w:sz w:val="28"/>
                  <w:szCs w:val="28"/>
                </w:rPr>
                <w:t>22 / 24</w:t>
              </w:r>
            </w:ins>
          </w:p>
        </w:tc>
        <w:tc>
          <w:tcPr>
            <w:tcW w:w="1390" w:type="dxa"/>
            <w:vAlign w:val="center"/>
          </w:tcPr>
          <w:p w14:paraId="1672CA5F" w14:textId="77777777" w:rsidR="00C439DE" w:rsidRPr="002A07F1" w:rsidRDefault="00C439DE" w:rsidP="00EF1282">
            <w:pPr>
              <w:jc w:val="center"/>
              <w:rPr>
                <w:ins w:id="578" w:author="Alex Perryman" w:date="2015-08-12T14:08:00Z"/>
                <w:rFonts w:ascii="Arial" w:hAnsi="Arial" w:cs="Arial"/>
                <w:sz w:val="28"/>
                <w:szCs w:val="28"/>
              </w:rPr>
            </w:pPr>
            <w:ins w:id="579" w:author="Alex Perryman" w:date="2015-08-12T14:08:00Z">
              <w:r w:rsidRPr="002A07F1">
                <w:rPr>
                  <w:rFonts w:ascii="Arial" w:hAnsi="Arial" w:cs="Arial"/>
                  <w:bCs/>
                  <w:color w:val="000000" w:themeColor="text1"/>
                  <w:kern w:val="24"/>
                  <w:sz w:val="28"/>
                  <w:szCs w:val="28"/>
                </w:rPr>
                <w:t>1 / 3</w:t>
              </w:r>
            </w:ins>
          </w:p>
        </w:tc>
      </w:tr>
      <w:tr w:rsidR="00C439DE" w:rsidRPr="00CF1E7E" w14:paraId="12D6287A" w14:textId="77777777" w:rsidTr="00EF1282">
        <w:trPr>
          <w:ins w:id="580" w:author="Alex Perryman" w:date="2015-08-12T14:08:00Z"/>
        </w:trPr>
        <w:tc>
          <w:tcPr>
            <w:tcW w:w="1417" w:type="dxa"/>
          </w:tcPr>
          <w:p w14:paraId="0C7B1D43" w14:textId="77777777" w:rsidR="00C439DE" w:rsidRPr="002A07F1" w:rsidRDefault="00C439DE" w:rsidP="00EF1282">
            <w:pPr>
              <w:jc w:val="center"/>
              <w:rPr>
                <w:ins w:id="581" w:author="Alex Perryman" w:date="2015-08-12T14:08:00Z"/>
                <w:rFonts w:ascii="Arial" w:hAnsi="Arial" w:cs="Arial"/>
                <w:vertAlign w:val="subscript"/>
              </w:rPr>
            </w:pPr>
            <w:ins w:id="582" w:author="Alex Perryman" w:date="2015-08-12T14:08:00Z">
              <w:r w:rsidRPr="002A07F1">
                <w:rPr>
                  <w:rFonts w:ascii="Arial" w:hAnsi="Arial" w:cs="Arial"/>
                </w:rPr>
                <w:t>Pruned t</w:t>
              </w:r>
              <w:r w:rsidRPr="002A07F1">
                <w:rPr>
                  <w:rFonts w:ascii="Arial" w:hAnsi="Arial" w:cs="Arial"/>
                  <w:vertAlign w:val="subscript"/>
                </w:rPr>
                <w:t xml:space="preserve">1/2 </w:t>
              </w:r>
            </w:ins>
          </w:p>
          <w:p w14:paraId="6A1E46E3" w14:textId="77777777" w:rsidR="00C439DE" w:rsidRPr="002A07F1" w:rsidRDefault="00C439DE" w:rsidP="00EF1282">
            <w:pPr>
              <w:jc w:val="center"/>
              <w:rPr>
                <w:ins w:id="583" w:author="Alex Perryman" w:date="2015-08-12T14:08:00Z"/>
                <w:rFonts w:ascii="Arial" w:hAnsi="Arial" w:cs="Arial"/>
              </w:rPr>
            </w:pPr>
            <w:proofErr w:type="gramStart"/>
            <w:ins w:id="584" w:author="Alex Perryman" w:date="2015-08-12T14:08:00Z">
              <w:r w:rsidRPr="002A07F1">
                <w:rPr>
                  <w:rFonts w:ascii="Arial" w:hAnsi="Arial" w:cs="Arial"/>
                </w:rPr>
                <w:t>with</w:t>
              </w:r>
              <w:proofErr w:type="gramEnd"/>
              <w:r w:rsidRPr="002A07F1">
                <w:rPr>
                  <w:rFonts w:ascii="Arial" w:hAnsi="Arial" w:cs="Arial"/>
                </w:rPr>
                <w:t xml:space="preserve"> 9</w:t>
              </w:r>
            </w:ins>
          </w:p>
        </w:tc>
        <w:tc>
          <w:tcPr>
            <w:tcW w:w="1323" w:type="dxa"/>
            <w:vAlign w:val="center"/>
          </w:tcPr>
          <w:p w14:paraId="26927178" w14:textId="77777777" w:rsidR="00C439DE" w:rsidRPr="002A07F1" w:rsidRDefault="00C439DE" w:rsidP="00EF1282">
            <w:pPr>
              <w:jc w:val="center"/>
              <w:rPr>
                <w:ins w:id="585" w:author="Alex Perryman" w:date="2015-08-12T14:08:00Z"/>
                <w:rFonts w:ascii="Arial" w:hAnsi="Arial" w:cs="Arial"/>
                <w:sz w:val="28"/>
                <w:szCs w:val="28"/>
              </w:rPr>
            </w:pPr>
            <w:ins w:id="586" w:author="Alex Perryman" w:date="2015-08-12T14:08:00Z">
              <w:r w:rsidRPr="002A07F1">
                <w:rPr>
                  <w:rFonts w:ascii="Arial" w:hAnsi="Arial" w:cs="Arial"/>
                  <w:color w:val="000000" w:themeColor="text1"/>
                  <w:kern w:val="24"/>
                  <w:sz w:val="28"/>
                  <w:szCs w:val="28"/>
                </w:rPr>
                <w:t>0.778</w:t>
              </w:r>
            </w:ins>
          </w:p>
        </w:tc>
        <w:tc>
          <w:tcPr>
            <w:tcW w:w="1603" w:type="dxa"/>
            <w:vAlign w:val="center"/>
          </w:tcPr>
          <w:p w14:paraId="5B17DDDC" w14:textId="77777777" w:rsidR="00C439DE" w:rsidRPr="002A07F1" w:rsidRDefault="00C439DE" w:rsidP="00EF1282">
            <w:pPr>
              <w:jc w:val="center"/>
              <w:rPr>
                <w:ins w:id="587" w:author="Alex Perryman" w:date="2015-08-12T14:08:00Z"/>
                <w:rFonts w:ascii="Arial" w:hAnsi="Arial" w:cs="Arial"/>
                <w:sz w:val="28"/>
                <w:szCs w:val="28"/>
              </w:rPr>
            </w:pPr>
            <w:ins w:id="588" w:author="Alex Perryman" w:date="2015-08-12T14:08:00Z">
              <w:r w:rsidRPr="002A07F1">
                <w:rPr>
                  <w:rFonts w:ascii="Arial" w:hAnsi="Arial" w:cs="Arial"/>
                  <w:color w:val="000000" w:themeColor="text1"/>
                  <w:kern w:val="24"/>
                  <w:sz w:val="28"/>
                  <w:szCs w:val="28"/>
                </w:rPr>
                <w:t>81.5</w:t>
              </w:r>
            </w:ins>
          </w:p>
        </w:tc>
        <w:tc>
          <w:tcPr>
            <w:tcW w:w="1616" w:type="dxa"/>
            <w:vAlign w:val="center"/>
          </w:tcPr>
          <w:p w14:paraId="3DA735E3" w14:textId="77777777" w:rsidR="00C439DE" w:rsidRPr="002A07F1" w:rsidRDefault="00C439DE" w:rsidP="00EF1282">
            <w:pPr>
              <w:jc w:val="center"/>
              <w:rPr>
                <w:ins w:id="589" w:author="Alex Perryman" w:date="2015-08-12T14:08:00Z"/>
                <w:rFonts w:ascii="Arial" w:hAnsi="Arial" w:cs="Arial"/>
                <w:sz w:val="28"/>
                <w:szCs w:val="28"/>
              </w:rPr>
            </w:pPr>
            <w:ins w:id="590" w:author="Alex Perryman" w:date="2015-08-12T14:08:00Z">
              <w:r w:rsidRPr="002A07F1">
                <w:rPr>
                  <w:rFonts w:ascii="Arial" w:hAnsi="Arial" w:cs="Arial"/>
                  <w:color w:val="000000" w:themeColor="text1"/>
                  <w:kern w:val="24"/>
                  <w:sz w:val="28"/>
                  <w:szCs w:val="28"/>
                </w:rPr>
                <w:t>33.3</w:t>
              </w:r>
            </w:ins>
          </w:p>
        </w:tc>
        <w:tc>
          <w:tcPr>
            <w:tcW w:w="1323" w:type="dxa"/>
            <w:vAlign w:val="center"/>
          </w:tcPr>
          <w:p w14:paraId="52CB0DB2" w14:textId="77777777" w:rsidR="00C439DE" w:rsidRPr="002A07F1" w:rsidRDefault="00C439DE" w:rsidP="00EF1282">
            <w:pPr>
              <w:jc w:val="center"/>
              <w:rPr>
                <w:ins w:id="591" w:author="Alex Perryman" w:date="2015-08-12T14:08:00Z"/>
                <w:rFonts w:ascii="Arial" w:hAnsi="Arial" w:cs="Arial"/>
                <w:sz w:val="28"/>
                <w:szCs w:val="28"/>
              </w:rPr>
            </w:pPr>
            <w:ins w:id="592" w:author="Alex Perryman" w:date="2015-08-12T14:08:00Z">
              <w:r w:rsidRPr="002A07F1">
                <w:rPr>
                  <w:rFonts w:ascii="Arial" w:hAnsi="Arial" w:cs="Arial"/>
                  <w:color w:val="000000" w:themeColor="text1"/>
                  <w:kern w:val="24"/>
                  <w:sz w:val="28"/>
                  <w:szCs w:val="28"/>
                </w:rPr>
                <w:t>76.7</w:t>
              </w:r>
            </w:ins>
          </w:p>
        </w:tc>
        <w:tc>
          <w:tcPr>
            <w:tcW w:w="1309" w:type="dxa"/>
            <w:vAlign w:val="center"/>
          </w:tcPr>
          <w:p w14:paraId="52D94366" w14:textId="77777777" w:rsidR="00C439DE" w:rsidRPr="002A07F1" w:rsidRDefault="00C439DE" w:rsidP="00EF1282">
            <w:pPr>
              <w:jc w:val="center"/>
              <w:rPr>
                <w:ins w:id="593" w:author="Alex Perryman" w:date="2015-08-12T14:08:00Z"/>
                <w:rFonts w:ascii="Arial" w:hAnsi="Arial" w:cs="Arial"/>
                <w:sz w:val="28"/>
                <w:szCs w:val="28"/>
              </w:rPr>
            </w:pPr>
            <w:ins w:id="594" w:author="Alex Perryman" w:date="2015-08-12T14:08:00Z">
              <w:r w:rsidRPr="002A07F1">
                <w:rPr>
                  <w:rFonts w:ascii="Arial" w:hAnsi="Arial" w:cs="Arial"/>
                  <w:color w:val="000000" w:themeColor="text1"/>
                  <w:kern w:val="24"/>
                  <w:sz w:val="28"/>
                  <w:szCs w:val="28"/>
                </w:rPr>
                <w:t>22 / 24</w:t>
              </w:r>
            </w:ins>
          </w:p>
        </w:tc>
        <w:tc>
          <w:tcPr>
            <w:tcW w:w="1390" w:type="dxa"/>
            <w:vAlign w:val="center"/>
          </w:tcPr>
          <w:p w14:paraId="73FB82CF" w14:textId="77777777" w:rsidR="00C439DE" w:rsidRPr="002A07F1" w:rsidRDefault="00C439DE" w:rsidP="00EF1282">
            <w:pPr>
              <w:jc w:val="center"/>
              <w:rPr>
                <w:ins w:id="595" w:author="Alex Perryman" w:date="2015-08-12T14:08:00Z"/>
                <w:rFonts w:ascii="Arial" w:hAnsi="Arial" w:cs="Arial"/>
                <w:sz w:val="28"/>
                <w:szCs w:val="28"/>
              </w:rPr>
            </w:pPr>
            <w:ins w:id="596" w:author="Alex Perryman" w:date="2015-08-12T14:08:00Z">
              <w:r w:rsidRPr="002A07F1">
                <w:rPr>
                  <w:rFonts w:ascii="Arial" w:hAnsi="Arial" w:cs="Arial"/>
                  <w:color w:val="000000" w:themeColor="text1"/>
                  <w:kern w:val="24"/>
                  <w:sz w:val="28"/>
                  <w:szCs w:val="28"/>
                </w:rPr>
                <w:t>1 / 3</w:t>
              </w:r>
            </w:ins>
          </w:p>
        </w:tc>
      </w:tr>
      <w:tr w:rsidR="00C439DE" w:rsidRPr="00CF1E7E" w14:paraId="07AFEE72" w14:textId="77777777" w:rsidTr="00EF1282">
        <w:trPr>
          <w:ins w:id="597" w:author="Alex Perryman" w:date="2015-08-12T14:08:00Z"/>
        </w:trPr>
        <w:tc>
          <w:tcPr>
            <w:tcW w:w="1417" w:type="dxa"/>
          </w:tcPr>
          <w:p w14:paraId="3CDB8BBD" w14:textId="77777777" w:rsidR="00C439DE" w:rsidRPr="002A07F1" w:rsidRDefault="00C439DE" w:rsidP="00EF1282">
            <w:pPr>
              <w:jc w:val="center"/>
              <w:rPr>
                <w:ins w:id="598" w:author="Alex Perryman" w:date="2015-08-12T14:08:00Z"/>
                <w:rFonts w:ascii="Arial" w:hAnsi="Arial" w:cs="Arial"/>
                <w:vertAlign w:val="subscript"/>
              </w:rPr>
            </w:pPr>
            <w:ins w:id="599" w:author="Alex Perryman" w:date="2015-08-12T14:08:00Z">
              <w:r w:rsidRPr="002A07F1">
                <w:rPr>
                  <w:rFonts w:ascii="Arial" w:hAnsi="Arial" w:cs="Arial"/>
                </w:rPr>
                <w:t>Full t</w:t>
              </w:r>
              <w:r w:rsidRPr="002A07F1">
                <w:rPr>
                  <w:rFonts w:ascii="Arial" w:hAnsi="Arial" w:cs="Arial"/>
                  <w:vertAlign w:val="subscript"/>
                </w:rPr>
                <w:t xml:space="preserve">1/2 </w:t>
              </w:r>
            </w:ins>
          </w:p>
          <w:p w14:paraId="4D8CAD12" w14:textId="77777777" w:rsidR="00C439DE" w:rsidRPr="002A07F1" w:rsidRDefault="00C439DE" w:rsidP="00EF1282">
            <w:pPr>
              <w:jc w:val="center"/>
              <w:rPr>
                <w:ins w:id="600" w:author="Alex Perryman" w:date="2015-08-12T14:08:00Z"/>
                <w:rFonts w:ascii="Arial" w:hAnsi="Arial" w:cs="Arial"/>
              </w:rPr>
            </w:pPr>
            <w:proofErr w:type="gramStart"/>
            <w:ins w:id="601" w:author="Alex Perryman" w:date="2015-08-12T14:08:00Z">
              <w:r w:rsidRPr="002A07F1">
                <w:rPr>
                  <w:rFonts w:ascii="Arial" w:hAnsi="Arial" w:cs="Arial"/>
                </w:rPr>
                <w:t>with</w:t>
              </w:r>
              <w:proofErr w:type="gramEnd"/>
              <w:r w:rsidRPr="002A07F1">
                <w:rPr>
                  <w:rFonts w:ascii="Arial" w:hAnsi="Arial" w:cs="Arial"/>
                </w:rPr>
                <w:t xml:space="preserve"> 1</w:t>
              </w:r>
              <w:r>
                <w:rPr>
                  <w:rFonts w:ascii="Arial" w:hAnsi="Arial" w:cs="Arial"/>
                </w:rPr>
                <w:t xml:space="preserve"> </w:t>
              </w:r>
              <w:r w:rsidRPr="0019743F">
                <w:rPr>
                  <w:rFonts w:ascii="Arial" w:hAnsi="Arial" w:cs="Arial"/>
                  <w:vertAlign w:val="superscript"/>
                </w:rPr>
                <w:t>b</w:t>
              </w:r>
            </w:ins>
          </w:p>
        </w:tc>
        <w:tc>
          <w:tcPr>
            <w:tcW w:w="1323" w:type="dxa"/>
            <w:vAlign w:val="center"/>
          </w:tcPr>
          <w:p w14:paraId="28D87C75" w14:textId="77777777" w:rsidR="00C439DE" w:rsidRPr="002A07F1" w:rsidRDefault="00C439DE" w:rsidP="00EF1282">
            <w:pPr>
              <w:jc w:val="center"/>
              <w:rPr>
                <w:ins w:id="602" w:author="Alex Perryman" w:date="2015-08-12T14:08:00Z"/>
                <w:rFonts w:ascii="Arial" w:hAnsi="Arial" w:cs="Arial"/>
                <w:sz w:val="28"/>
                <w:szCs w:val="28"/>
              </w:rPr>
            </w:pPr>
            <w:ins w:id="603" w:author="Alex Perryman" w:date="2015-08-12T14:08:00Z">
              <w:r w:rsidRPr="002A07F1">
                <w:rPr>
                  <w:rFonts w:ascii="Arial" w:hAnsi="Arial" w:cs="Arial"/>
                  <w:color w:val="000000" w:themeColor="text1"/>
                  <w:kern w:val="24"/>
                  <w:sz w:val="28"/>
                  <w:szCs w:val="28"/>
                </w:rPr>
                <w:t>0.790</w:t>
              </w:r>
            </w:ins>
          </w:p>
        </w:tc>
        <w:tc>
          <w:tcPr>
            <w:tcW w:w="1603" w:type="dxa"/>
            <w:vAlign w:val="center"/>
          </w:tcPr>
          <w:p w14:paraId="142B6415" w14:textId="77777777" w:rsidR="00C439DE" w:rsidRPr="002A07F1" w:rsidRDefault="00C439DE" w:rsidP="00EF1282">
            <w:pPr>
              <w:jc w:val="center"/>
              <w:rPr>
                <w:ins w:id="604" w:author="Alex Perryman" w:date="2015-08-12T14:08:00Z"/>
                <w:rFonts w:ascii="Arial" w:hAnsi="Arial" w:cs="Arial"/>
                <w:sz w:val="28"/>
                <w:szCs w:val="28"/>
              </w:rPr>
            </w:pPr>
            <w:ins w:id="605" w:author="Alex Perryman" w:date="2015-08-12T14:08:00Z">
              <w:r w:rsidRPr="002A07F1">
                <w:rPr>
                  <w:rFonts w:ascii="Arial" w:hAnsi="Arial" w:cs="Arial"/>
                  <w:color w:val="000000" w:themeColor="text1"/>
                  <w:kern w:val="24"/>
                  <w:sz w:val="28"/>
                  <w:szCs w:val="28"/>
                </w:rPr>
                <w:t>81.5</w:t>
              </w:r>
            </w:ins>
          </w:p>
        </w:tc>
        <w:tc>
          <w:tcPr>
            <w:tcW w:w="1616" w:type="dxa"/>
            <w:vAlign w:val="center"/>
          </w:tcPr>
          <w:p w14:paraId="5FAB295B" w14:textId="77777777" w:rsidR="00C439DE" w:rsidRPr="002A07F1" w:rsidRDefault="00C439DE" w:rsidP="00EF1282">
            <w:pPr>
              <w:jc w:val="center"/>
              <w:rPr>
                <w:ins w:id="606" w:author="Alex Perryman" w:date="2015-08-12T14:08:00Z"/>
                <w:rFonts w:ascii="Arial" w:hAnsi="Arial" w:cs="Arial"/>
                <w:sz w:val="28"/>
                <w:szCs w:val="28"/>
              </w:rPr>
            </w:pPr>
            <w:ins w:id="607" w:author="Alex Perryman" w:date="2015-08-12T14:08:00Z">
              <w:r w:rsidRPr="002A07F1">
                <w:rPr>
                  <w:rFonts w:ascii="Arial" w:hAnsi="Arial" w:cs="Arial"/>
                  <w:color w:val="000000" w:themeColor="text1"/>
                  <w:kern w:val="24"/>
                  <w:sz w:val="28"/>
                  <w:szCs w:val="28"/>
                </w:rPr>
                <w:t>33.3</w:t>
              </w:r>
            </w:ins>
          </w:p>
        </w:tc>
        <w:tc>
          <w:tcPr>
            <w:tcW w:w="1323" w:type="dxa"/>
            <w:vAlign w:val="center"/>
          </w:tcPr>
          <w:p w14:paraId="445E7CF2" w14:textId="77777777" w:rsidR="00C439DE" w:rsidRPr="002A07F1" w:rsidRDefault="00C439DE" w:rsidP="00EF1282">
            <w:pPr>
              <w:jc w:val="center"/>
              <w:rPr>
                <w:ins w:id="608" w:author="Alex Perryman" w:date="2015-08-12T14:08:00Z"/>
                <w:rFonts w:ascii="Arial" w:hAnsi="Arial" w:cs="Arial"/>
                <w:sz w:val="28"/>
                <w:szCs w:val="28"/>
              </w:rPr>
            </w:pPr>
            <w:ins w:id="609" w:author="Alex Perryman" w:date="2015-08-12T14:08:00Z">
              <w:r w:rsidRPr="002A07F1">
                <w:rPr>
                  <w:rFonts w:ascii="Arial" w:hAnsi="Arial" w:cs="Arial"/>
                  <w:color w:val="000000" w:themeColor="text1"/>
                  <w:kern w:val="24"/>
                  <w:sz w:val="28"/>
                  <w:szCs w:val="28"/>
                </w:rPr>
                <w:t>76.7</w:t>
              </w:r>
            </w:ins>
          </w:p>
        </w:tc>
        <w:tc>
          <w:tcPr>
            <w:tcW w:w="1309" w:type="dxa"/>
            <w:vAlign w:val="center"/>
          </w:tcPr>
          <w:p w14:paraId="77EC3789" w14:textId="77777777" w:rsidR="00C439DE" w:rsidRPr="002A07F1" w:rsidRDefault="00C439DE" w:rsidP="00EF1282">
            <w:pPr>
              <w:jc w:val="center"/>
              <w:rPr>
                <w:ins w:id="610" w:author="Alex Perryman" w:date="2015-08-12T14:08:00Z"/>
                <w:rFonts w:ascii="Arial" w:hAnsi="Arial" w:cs="Arial"/>
                <w:sz w:val="28"/>
                <w:szCs w:val="28"/>
              </w:rPr>
            </w:pPr>
            <w:ins w:id="611" w:author="Alex Perryman" w:date="2015-08-12T14:08:00Z">
              <w:r w:rsidRPr="002A07F1">
                <w:rPr>
                  <w:rFonts w:ascii="Arial" w:hAnsi="Arial" w:cs="Arial"/>
                  <w:color w:val="000000" w:themeColor="text1"/>
                  <w:kern w:val="24"/>
                  <w:sz w:val="28"/>
                  <w:szCs w:val="28"/>
                </w:rPr>
                <w:t>22 / 24</w:t>
              </w:r>
            </w:ins>
          </w:p>
        </w:tc>
        <w:tc>
          <w:tcPr>
            <w:tcW w:w="1390" w:type="dxa"/>
            <w:vAlign w:val="center"/>
          </w:tcPr>
          <w:p w14:paraId="3C1B8AFD" w14:textId="77777777" w:rsidR="00C439DE" w:rsidRPr="002A07F1" w:rsidRDefault="00C439DE" w:rsidP="00EF1282">
            <w:pPr>
              <w:jc w:val="center"/>
              <w:rPr>
                <w:ins w:id="612" w:author="Alex Perryman" w:date="2015-08-12T14:08:00Z"/>
                <w:rFonts w:ascii="Arial" w:hAnsi="Arial" w:cs="Arial"/>
                <w:sz w:val="28"/>
                <w:szCs w:val="28"/>
              </w:rPr>
            </w:pPr>
            <w:ins w:id="613" w:author="Alex Perryman" w:date="2015-08-12T14:08:00Z">
              <w:r w:rsidRPr="002A07F1">
                <w:rPr>
                  <w:rFonts w:ascii="Arial" w:hAnsi="Arial" w:cs="Arial"/>
                  <w:color w:val="000000" w:themeColor="text1"/>
                  <w:kern w:val="24"/>
                  <w:sz w:val="28"/>
                  <w:szCs w:val="28"/>
                </w:rPr>
                <w:t>1 / 3</w:t>
              </w:r>
            </w:ins>
          </w:p>
        </w:tc>
      </w:tr>
      <w:tr w:rsidR="00C439DE" w:rsidRPr="00CF1E7E" w14:paraId="0E442A94" w14:textId="77777777" w:rsidTr="00EF1282">
        <w:trPr>
          <w:ins w:id="614" w:author="Alex Perryman" w:date="2015-08-12T14:08:00Z"/>
        </w:trPr>
        <w:tc>
          <w:tcPr>
            <w:tcW w:w="1417" w:type="dxa"/>
          </w:tcPr>
          <w:p w14:paraId="035B396D" w14:textId="77777777" w:rsidR="00C439DE" w:rsidRPr="002A07F1" w:rsidRDefault="00C439DE" w:rsidP="00EF1282">
            <w:pPr>
              <w:jc w:val="center"/>
              <w:rPr>
                <w:ins w:id="615" w:author="Alex Perryman" w:date="2015-08-12T14:08:00Z"/>
                <w:rFonts w:ascii="Arial" w:hAnsi="Arial" w:cs="Arial"/>
                <w:vertAlign w:val="subscript"/>
              </w:rPr>
            </w:pPr>
            <w:ins w:id="616" w:author="Alex Perryman" w:date="2015-08-12T14:08:00Z">
              <w:r w:rsidRPr="002A07F1">
                <w:rPr>
                  <w:rFonts w:ascii="Arial" w:hAnsi="Arial" w:cs="Arial"/>
                </w:rPr>
                <w:t>Pruned t</w:t>
              </w:r>
              <w:r w:rsidRPr="002A07F1">
                <w:rPr>
                  <w:rFonts w:ascii="Arial" w:hAnsi="Arial" w:cs="Arial"/>
                  <w:vertAlign w:val="subscript"/>
                </w:rPr>
                <w:t xml:space="preserve">1/2 </w:t>
              </w:r>
            </w:ins>
          </w:p>
          <w:p w14:paraId="5DB6ABF0" w14:textId="77777777" w:rsidR="00C439DE" w:rsidRPr="002A07F1" w:rsidRDefault="00C439DE" w:rsidP="00EF1282">
            <w:pPr>
              <w:jc w:val="center"/>
              <w:rPr>
                <w:ins w:id="617" w:author="Alex Perryman" w:date="2015-08-12T14:08:00Z"/>
                <w:rFonts w:ascii="Arial" w:hAnsi="Arial" w:cs="Arial"/>
              </w:rPr>
            </w:pPr>
            <w:proofErr w:type="gramStart"/>
            <w:ins w:id="618" w:author="Alex Perryman" w:date="2015-08-12T14:08:00Z">
              <w:r w:rsidRPr="002A07F1">
                <w:rPr>
                  <w:rFonts w:ascii="Arial" w:hAnsi="Arial" w:cs="Arial"/>
                </w:rPr>
                <w:t>with</w:t>
              </w:r>
              <w:proofErr w:type="gramEnd"/>
              <w:r w:rsidRPr="002A07F1">
                <w:rPr>
                  <w:rFonts w:ascii="Arial" w:hAnsi="Arial" w:cs="Arial"/>
                </w:rPr>
                <w:t xml:space="preserve"> 1</w:t>
              </w:r>
            </w:ins>
          </w:p>
        </w:tc>
        <w:tc>
          <w:tcPr>
            <w:tcW w:w="1323" w:type="dxa"/>
            <w:vAlign w:val="center"/>
          </w:tcPr>
          <w:p w14:paraId="43EF0FDF" w14:textId="77777777" w:rsidR="00C439DE" w:rsidRPr="002A07F1" w:rsidRDefault="00C439DE" w:rsidP="00EF1282">
            <w:pPr>
              <w:jc w:val="center"/>
              <w:rPr>
                <w:ins w:id="619" w:author="Alex Perryman" w:date="2015-08-12T14:08:00Z"/>
                <w:rFonts w:ascii="Arial" w:hAnsi="Arial" w:cs="Arial"/>
                <w:sz w:val="28"/>
                <w:szCs w:val="28"/>
              </w:rPr>
            </w:pPr>
            <w:ins w:id="620" w:author="Alex Perryman" w:date="2015-08-12T14:08:00Z">
              <w:r w:rsidRPr="002A07F1">
                <w:rPr>
                  <w:rFonts w:ascii="Arial" w:hAnsi="Arial" w:cs="Arial"/>
                  <w:color w:val="000000" w:themeColor="text1"/>
                  <w:kern w:val="24"/>
                  <w:sz w:val="28"/>
                  <w:szCs w:val="28"/>
                </w:rPr>
                <w:t>0.815</w:t>
              </w:r>
            </w:ins>
          </w:p>
        </w:tc>
        <w:tc>
          <w:tcPr>
            <w:tcW w:w="1603" w:type="dxa"/>
            <w:vAlign w:val="center"/>
          </w:tcPr>
          <w:p w14:paraId="4540B740" w14:textId="77777777" w:rsidR="00C439DE" w:rsidRPr="002A07F1" w:rsidRDefault="00C439DE" w:rsidP="00EF1282">
            <w:pPr>
              <w:jc w:val="center"/>
              <w:rPr>
                <w:ins w:id="621" w:author="Alex Perryman" w:date="2015-08-12T14:08:00Z"/>
                <w:rFonts w:ascii="Arial" w:hAnsi="Arial" w:cs="Arial"/>
                <w:sz w:val="28"/>
                <w:szCs w:val="28"/>
              </w:rPr>
            </w:pPr>
            <w:ins w:id="622" w:author="Alex Perryman" w:date="2015-08-12T14:08:00Z">
              <w:r w:rsidRPr="002A07F1">
                <w:rPr>
                  <w:rFonts w:ascii="Arial" w:hAnsi="Arial" w:cs="Arial"/>
                  <w:color w:val="000000" w:themeColor="text1"/>
                  <w:kern w:val="24"/>
                  <w:sz w:val="28"/>
                  <w:szCs w:val="28"/>
                </w:rPr>
                <w:t>81.5</w:t>
              </w:r>
            </w:ins>
          </w:p>
        </w:tc>
        <w:tc>
          <w:tcPr>
            <w:tcW w:w="1616" w:type="dxa"/>
            <w:vAlign w:val="center"/>
          </w:tcPr>
          <w:p w14:paraId="5EC2F8E6" w14:textId="77777777" w:rsidR="00C439DE" w:rsidRPr="002A07F1" w:rsidRDefault="00C439DE" w:rsidP="00EF1282">
            <w:pPr>
              <w:jc w:val="center"/>
              <w:rPr>
                <w:ins w:id="623" w:author="Alex Perryman" w:date="2015-08-12T14:08:00Z"/>
                <w:rFonts w:ascii="Arial" w:hAnsi="Arial" w:cs="Arial"/>
                <w:sz w:val="28"/>
                <w:szCs w:val="28"/>
              </w:rPr>
            </w:pPr>
            <w:ins w:id="624" w:author="Alex Perryman" w:date="2015-08-12T14:08:00Z">
              <w:r w:rsidRPr="002A07F1">
                <w:rPr>
                  <w:rFonts w:ascii="Arial" w:hAnsi="Arial" w:cs="Arial"/>
                  <w:color w:val="000000" w:themeColor="text1"/>
                  <w:kern w:val="24"/>
                  <w:sz w:val="28"/>
                  <w:szCs w:val="28"/>
                </w:rPr>
                <w:t>33.3</w:t>
              </w:r>
            </w:ins>
          </w:p>
        </w:tc>
        <w:tc>
          <w:tcPr>
            <w:tcW w:w="1323" w:type="dxa"/>
            <w:vAlign w:val="center"/>
          </w:tcPr>
          <w:p w14:paraId="78D389E9" w14:textId="77777777" w:rsidR="00C439DE" w:rsidRPr="002A07F1" w:rsidRDefault="00C439DE" w:rsidP="00EF1282">
            <w:pPr>
              <w:jc w:val="center"/>
              <w:rPr>
                <w:ins w:id="625" w:author="Alex Perryman" w:date="2015-08-12T14:08:00Z"/>
                <w:rFonts w:ascii="Arial" w:hAnsi="Arial" w:cs="Arial"/>
                <w:sz w:val="28"/>
                <w:szCs w:val="28"/>
              </w:rPr>
            </w:pPr>
            <w:ins w:id="626" w:author="Alex Perryman" w:date="2015-08-12T14:08:00Z">
              <w:r w:rsidRPr="002A07F1">
                <w:rPr>
                  <w:rFonts w:ascii="Arial" w:hAnsi="Arial" w:cs="Arial"/>
                  <w:color w:val="000000" w:themeColor="text1"/>
                  <w:kern w:val="24"/>
                  <w:sz w:val="28"/>
                  <w:szCs w:val="28"/>
                </w:rPr>
                <w:t>76.7</w:t>
              </w:r>
            </w:ins>
          </w:p>
        </w:tc>
        <w:tc>
          <w:tcPr>
            <w:tcW w:w="1309" w:type="dxa"/>
            <w:vAlign w:val="center"/>
          </w:tcPr>
          <w:p w14:paraId="665EA13C" w14:textId="77777777" w:rsidR="00C439DE" w:rsidRPr="002A07F1" w:rsidRDefault="00C439DE" w:rsidP="00EF1282">
            <w:pPr>
              <w:jc w:val="center"/>
              <w:rPr>
                <w:ins w:id="627" w:author="Alex Perryman" w:date="2015-08-12T14:08:00Z"/>
                <w:rFonts w:ascii="Arial" w:hAnsi="Arial" w:cs="Arial"/>
                <w:sz w:val="28"/>
                <w:szCs w:val="28"/>
              </w:rPr>
            </w:pPr>
            <w:ins w:id="628" w:author="Alex Perryman" w:date="2015-08-12T14:08:00Z">
              <w:r w:rsidRPr="002A07F1">
                <w:rPr>
                  <w:rFonts w:ascii="Arial" w:hAnsi="Arial" w:cs="Arial"/>
                  <w:color w:val="000000" w:themeColor="text1"/>
                  <w:kern w:val="24"/>
                  <w:sz w:val="28"/>
                  <w:szCs w:val="28"/>
                </w:rPr>
                <w:t>22 / 24</w:t>
              </w:r>
            </w:ins>
          </w:p>
        </w:tc>
        <w:tc>
          <w:tcPr>
            <w:tcW w:w="1390" w:type="dxa"/>
            <w:vAlign w:val="center"/>
          </w:tcPr>
          <w:p w14:paraId="575C62B9" w14:textId="77777777" w:rsidR="00C439DE" w:rsidRPr="002A07F1" w:rsidRDefault="00C439DE" w:rsidP="00EF1282">
            <w:pPr>
              <w:jc w:val="center"/>
              <w:rPr>
                <w:ins w:id="629" w:author="Alex Perryman" w:date="2015-08-12T14:08:00Z"/>
                <w:rFonts w:ascii="Arial" w:hAnsi="Arial" w:cs="Arial"/>
                <w:sz w:val="28"/>
                <w:szCs w:val="28"/>
              </w:rPr>
            </w:pPr>
            <w:ins w:id="630" w:author="Alex Perryman" w:date="2015-08-12T14:08:00Z">
              <w:r w:rsidRPr="002A07F1">
                <w:rPr>
                  <w:rFonts w:ascii="Arial" w:hAnsi="Arial" w:cs="Arial"/>
                  <w:color w:val="000000" w:themeColor="text1"/>
                  <w:kern w:val="24"/>
                  <w:sz w:val="28"/>
                  <w:szCs w:val="28"/>
                </w:rPr>
                <w:t>1 / 3</w:t>
              </w:r>
            </w:ins>
          </w:p>
        </w:tc>
      </w:tr>
    </w:tbl>
    <w:p w14:paraId="68221B4C" w14:textId="77777777" w:rsidR="00C439DE" w:rsidRDefault="00C439DE" w:rsidP="00C439DE">
      <w:pPr>
        <w:rPr>
          <w:ins w:id="631" w:author="Alex Perryman" w:date="2015-08-12T14:08:00Z"/>
          <w:rFonts w:ascii="Arial" w:hAnsi="Arial"/>
        </w:rPr>
      </w:pPr>
    </w:p>
    <w:p w14:paraId="7F7E20E6" w14:textId="77777777" w:rsidR="00C439DE" w:rsidRDefault="00C439DE" w:rsidP="00C439DE">
      <w:pPr>
        <w:spacing w:line="480" w:lineRule="auto"/>
        <w:jc w:val="both"/>
        <w:rPr>
          <w:ins w:id="632" w:author="Alex Perryman" w:date="2015-08-12T14:08:00Z"/>
          <w:rFonts w:ascii="Arial" w:hAnsi="Arial"/>
        </w:rPr>
      </w:pPr>
      <w:ins w:id="633" w:author="Alex Perryman" w:date="2015-08-12T14:08:00Z">
        <w:r>
          <w:rPr>
            <w:rFonts w:ascii="Arial" w:hAnsi="Arial"/>
          </w:rPr>
          <w:t xml:space="preserve">Notes: (a) “With 9” indicates that all 9 descriptors were utilized when creating that Bayesian model, while (b) “with 1” means that only the FCFP_6 fingerprints that describe 2D topology were used. </w:t>
        </w:r>
      </w:ins>
    </w:p>
    <w:p w14:paraId="2B367122" w14:textId="52D432EB" w:rsidR="00A13A7E" w:rsidRDefault="00C439DE" w:rsidP="009C6D0E">
      <w:pPr>
        <w:spacing w:line="480" w:lineRule="auto"/>
        <w:jc w:val="both"/>
        <w:rPr>
          <w:rFonts w:ascii="Arial" w:hAnsi="Arial"/>
          <w:b/>
        </w:rPr>
      </w:pPr>
      <w:ins w:id="634" w:author="Alex Perryman" w:date="2015-08-12T14:08:00Z">
        <w:r>
          <w:rPr>
            <w:rFonts w:ascii="Arial" w:hAnsi="Arial"/>
            <w:b/>
          </w:rPr>
          <w:br w:type="page"/>
        </w:r>
      </w:ins>
    </w:p>
    <w:p w14:paraId="6C49800C" w14:textId="77777777" w:rsidR="00C61DA4" w:rsidRPr="00806CFA" w:rsidRDefault="00C61DA4" w:rsidP="00C61DA4">
      <w:pPr>
        <w:spacing w:line="480" w:lineRule="auto"/>
        <w:jc w:val="both"/>
        <w:rPr>
          <w:rFonts w:ascii="Arial" w:hAnsi="Arial" w:cs="Arial"/>
          <w:b/>
        </w:rPr>
      </w:pPr>
      <w:r>
        <w:rPr>
          <w:rFonts w:ascii="Arial" w:hAnsi="Arial" w:cs="Arial"/>
          <w:b/>
        </w:rPr>
        <w:lastRenderedPageBreak/>
        <w:t>Testing Different Sets of Run Parameters with the pruned</w:t>
      </w:r>
      <w:r w:rsidRPr="00806CFA">
        <w:rPr>
          <w:rFonts w:ascii="Arial" w:hAnsi="Arial" w:cs="Arial"/>
          <w:b/>
        </w:rPr>
        <w:t xml:space="preserve"> and </w:t>
      </w:r>
      <w:r>
        <w:rPr>
          <w:rFonts w:ascii="Arial" w:hAnsi="Arial" w:cs="Arial"/>
          <w:b/>
        </w:rPr>
        <w:t>full H</w:t>
      </w:r>
      <w:r w:rsidRPr="00806CFA">
        <w:rPr>
          <w:rFonts w:ascii="Arial" w:hAnsi="Arial" w:cs="Arial"/>
          <w:b/>
        </w:rPr>
        <w:t>alf-life Bayesians</w:t>
      </w:r>
      <w:bookmarkStart w:id="635" w:name="_GoBack"/>
      <w:bookmarkEnd w:id="635"/>
    </w:p>
    <w:p w14:paraId="5AC24AD7" w14:textId="7CB64FB7" w:rsidR="00C61DA4" w:rsidRDefault="00C61DA4" w:rsidP="00C61DA4">
      <w:pPr>
        <w:spacing w:line="480" w:lineRule="auto"/>
        <w:jc w:val="both"/>
        <w:rPr>
          <w:rFonts w:ascii="Arial" w:hAnsi="Arial" w:cs="Arial"/>
        </w:rPr>
      </w:pPr>
      <w:r>
        <w:rPr>
          <w:rFonts w:ascii="Arial" w:hAnsi="Arial" w:cs="Arial"/>
        </w:rPr>
        <w:tab/>
        <w:t xml:space="preserve">In addition to testing our full and pruned half-life training sets with different types of machine learning models, we also examined how a few different sets of run parameters would affect these Bayesian models.  The default protocol for constructing Bayesians in Pipeline Pilot 9.1 involves using 10 bins when characterizing the descriptors.  We investigated how “pruning” the half-life training set affected the accuracy of Bayesians that utilized FCFP_6 fingerprints with 10 bins, FCFP_12 (that characterize which functional groups are connected to each other, up to and including 12 spheres, or dimensions, of topology) with 10 bins, and FCFP_12 with 20 bins.  The internal statistics from five-fold cross-validation (see </w:t>
      </w:r>
      <w:r w:rsidRPr="00B260BD">
        <w:rPr>
          <w:rFonts w:ascii="Arial" w:hAnsi="Arial" w:cs="Arial"/>
          <w:b/>
        </w:rPr>
        <w:t>Table S</w:t>
      </w:r>
      <w:ins w:id="636" w:author="Alex Perryman" w:date="2015-08-11T16:44:00Z">
        <w:r w:rsidR="00D070A7">
          <w:rPr>
            <w:rFonts w:ascii="Arial" w:hAnsi="Arial" w:cs="Arial"/>
            <w:b/>
          </w:rPr>
          <w:t>-V</w:t>
        </w:r>
      </w:ins>
      <w:del w:id="637" w:author="Alex Perryman" w:date="2015-08-11T16:44:00Z">
        <w:r w:rsidRPr="00B260BD" w:rsidDel="00D070A7">
          <w:rPr>
            <w:rFonts w:ascii="Arial" w:hAnsi="Arial" w:cs="Arial"/>
            <w:b/>
          </w:rPr>
          <w:delText>1</w:delText>
        </w:r>
      </w:del>
      <w:r>
        <w:rPr>
          <w:rFonts w:ascii="Arial" w:hAnsi="Arial" w:cs="Arial"/>
        </w:rPr>
        <w:t>) demonstrate that “pruning” the training set also increased the ROC score (0.873 vs. 0.838), specificity (80.9% vs. 72.2% and 81.5% vs. 73.1%) and concordance (85.8% vs. 78.9% and 86.2% vs. 79.4%), as compared to the full half-life Bayesians that were constructed using FCFP_12 with 10 bins and FCFP_12 with 20 bins, respectively.  The high sensitivity values were maintained (at 95%) for these Bayesians that involved using different run parameters, as well.</w:t>
      </w:r>
    </w:p>
    <w:p w14:paraId="6ABDFC09" w14:textId="77777777" w:rsidR="00C61DA4" w:rsidRDefault="00C61DA4" w:rsidP="00C61DA4">
      <w:pPr>
        <w:spacing w:line="480" w:lineRule="auto"/>
        <w:jc w:val="both"/>
        <w:rPr>
          <w:rFonts w:ascii="Arial" w:hAnsi="Arial" w:cs="Arial"/>
        </w:rPr>
      </w:pPr>
    </w:p>
    <w:p w14:paraId="157ACE9F" w14:textId="28EB3570" w:rsidR="00C61DA4" w:rsidRDefault="00C61DA4" w:rsidP="00C61DA4">
      <w:pPr>
        <w:spacing w:line="480" w:lineRule="auto"/>
        <w:jc w:val="both"/>
        <w:rPr>
          <w:rFonts w:ascii="Arial" w:hAnsi="Arial" w:cs="Arial"/>
        </w:rPr>
      </w:pPr>
      <w:r>
        <w:rPr>
          <w:rFonts w:ascii="Arial" w:hAnsi="Arial" w:cs="Arial"/>
        </w:rPr>
        <w:tab/>
        <w:t xml:space="preserve">In the external tests with the </w:t>
      </w:r>
      <w:proofErr w:type="spellStart"/>
      <w:r>
        <w:rPr>
          <w:rFonts w:ascii="Arial" w:hAnsi="Arial" w:cs="Arial"/>
        </w:rPr>
        <w:t>Dartois</w:t>
      </w:r>
      <w:proofErr w:type="spellEnd"/>
      <w:r>
        <w:rPr>
          <w:rFonts w:ascii="Arial" w:hAnsi="Arial" w:cs="Arial"/>
        </w:rPr>
        <w:t xml:space="preserve"> 2015 set of </w:t>
      </w:r>
      <w:proofErr w:type="spellStart"/>
      <w:r>
        <w:rPr>
          <w:rFonts w:ascii="Arial" w:hAnsi="Arial" w:cs="Arial"/>
        </w:rPr>
        <w:t>antituberculars</w:t>
      </w:r>
      <w:proofErr w:type="spellEnd"/>
      <w:r>
        <w:rPr>
          <w:rFonts w:ascii="Arial" w:hAnsi="Arial" w:cs="Arial"/>
        </w:rPr>
        <w:t xml:space="preserve">, similar trends were observed (see </w:t>
      </w:r>
      <w:r w:rsidRPr="00806CFA">
        <w:rPr>
          <w:rFonts w:ascii="Arial" w:hAnsi="Arial" w:cs="Arial"/>
          <w:b/>
        </w:rPr>
        <w:t>Table S</w:t>
      </w:r>
      <w:ins w:id="638" w:author="Alex Perryman" w:date="2015-08-11T16:44:00Z">
        <w:r w:rsidR="00D070A7">
          <w:rPr>
            <w:rFonts w:ascii="Arial" w:hAnsi="Arial" w:cs="Arial"/>
            <w:b/>
          </w:rPr>
          <w:t>-VI</w:t>
        </w:r>
      </w:ins>
      <w:del w:id="639" w:author="Alex Perryman" w:date="2015-08-11T16:44:00Z">
        <w:r w:rsidRPr="00806CFA" w:rsidDel="00D070A7">
          <w:rPr>
            <w:rFonts w:ascii="Arial" w:hAnsi="Arial" w:cs="Arial"/>
            <w:b/>
          </w:rPr>
          <w:delText>2</w:delText>
        </w:r>
      </w:del>
      <w:r>
        <w:rPr>
          <w:rFonts w:ascii="Arial" w:hAnsi="Arial" w:cs="Arial"/>
        </w:rPr>
        <w:t xml:space="preserve">).  The pruned half-life Bayesians produced better external ROC scores  (0.753 vs. 0.691 and 0.765 vs. 0.704) than the full Bayesians that were built using FCFP_12 with 10 bins and FCFP_12 with 20 bins, respectively.  The pruned half-life Bayesian with FCFP_12 and 10 bins also displayed a better external </w:t>
      </w:r>
      <w:r>
        <w:rPr>
          <w:rFonts w:ascii="Arial" w:hAnsi="Arial" w:cs="Arial"/>
        </w:rPr>
        <w:lastRenderedPageBreak/>
        <w:t xml:space="preserve">concordance (86.7% vs. 80.0%) and stability hit rate (25 out of 27 versus 23 out of 25) than the corresponding full Bayesian model.  For the other metrics, the pruned and full Bayesians that utilized different run parameters were equivalent in this external test.  In the external study with the full percent compound left validation set, the trends from the Bayesians built with these two new sets of run parameters were similar to the aforementioned trends displayed by the pruned and full Bayesians constructed with FCFP_6 and 10 bins (see </w:t>
      </w:r>
      <w:r w:rsidRPr="007D63B3">
        <w:rPr>
          <w:rFonts w:ascii="Arial" w:hAnsi="Arial" w:cs="Arial"/>
          <w:b/>
        </w:rPr>
        <w:t>Table S</w:t>
      </w:r>
      <w:ins w:id="640" w:author="Alex Perryman" w:date="2015-08-11T16:45:00Z">
        <w:r w:rsidR="001F18B6">
          <w:rPr>
            <w:rFonts w:ascii="Arial" w:hAnsi="Arial" w:cs="Arial"/>
            <w:b/>
          </w:rPr>
          <w:t>-VII</w:t>
        </w:r>
      </w:ins>
      <w:del w:id="641" w:author="Alex Perryman" w:date="2015-08-11T16:45:00Z">
        <w:r w:rsidRPr="007D63B3" w:rsidDel="001F18B6">
          <w:rPr>
            <w:rFonts w:ascii="Arial" w:hAnsi="Arial" w:cs="Arial"/>
            <w:b/>
          </w:rPr>
          <w:delText>3</w:delText>
        </w:r>
      </w:del>
      <w:r>
        <w:rPr>
          <w:rFonts w:ascii="Arial" w:hAnsi="Arial" w:cs="Arial"/>
        </w:rPr>
        <w:t>), except that these new run parameters improved the sensitivity values for the pruned models, instead of just maintaining it.</w:t>
      </w:r>
    </w:p>
    <w:p w14:paraId="262B7A55" w14:textId="77777777" w:rsidR="00601AC0" w:rsidRDefault="00601AC0" w:rsidP="00601AC0">
      <w:pPr>
        <w:spacing w:line="480" w:lineRule="auto"/>
        <w:jc w:val="both"/>
        <w:rPr>
          <w:rFonts w:ascii="Arial" w:hAnsi="Arial" w:cs="Arial"/>
        </w:rPr>
      </w:pPr>
    </w:p>
    <w:p w14:paraId="444BACA8" w14:textId="77777777" w:rsidR="00601AC0" w:rsidRDefault="00601AC0" w:rsidP="0083562B">
      <w:pPr>
        <w:spacing w:line="480" w:lineRule="auto"/>
        <w:ind w:firstLine="720"/>
        <w:jc w:val="both"/>
        <w:rPr>
          <w:rFonts w:ascii="Arial" w:hAnsi="Arial" w:cs="Arial"/>
        </w:rPr>
      </w:pPr>
      <w:r>
        <w:rPr>
          <w:rFonts w:ascii="Arial" w:hAnsi="Arial" w:cs="Arial"/>
        </w:rPr>
        <w:t>Observing similar trends in the internal five-fold cross-validation studies and external tests (with respect to “pruned” models showing some enhanced predictive power over the corresponding “full” Bayesian models) for Bayesians that were constructed with three different sets of run parameters further supports the hypothesis that “pruning” the training set can be a useful strategy in machine learning models.  It also supports the robustness of the half-life training set that we curated and of our overall modeling approach.</w:t>
      </w:r>
    </w:p>
    <w:p w14:paraId="5CE303CA" w14:textId="77777777" w:rsidR="00C61DA4" w:rsidRDefault="00C61DA4" w:rsidP="009C6D0E">
      <w:pPr>
        <w:spacing w:line="480" w:lineRule="auto"/>
        <w:jc w:val="both"/>
        <w:rPr>
          <w:rFonts w:ascii="Arial" w:hAnsi="Arial"/>
          <w:b/>
        </w:rPr>
      </w:pPr>
    </w:p>
    <w:p w14:paraId="34FF96BB" w14:textId="77777777" w:rsidR="009F36D4" w:rsidRDefault="009F36D4" w:rsidP="009C6D0E">
      <w:pPr>
        <w:spacing w:line="480" w:lineRule="auto"/>
        <w:jc w:val="both"/>
        <w:rPr>
          <w:rFonts w:ascii="Arial" w:hAnsi="Arial"/>
          <w:b/>
        </w:rPr>
      </w:pPr>
    </w:p>
    <w:p w14:paraId="1F284D27" w14:textId="77777777" w:rsidR="00C455DA" w:rsidRDefault="00C455DA" w:rsidP="009C6D0E">
      <w:pPr>
        <w:spacing w:line="480" w:lineRule="auto"/>
        <w:jc w:val="both"/>
        <w:rPr>
          <w:rFonts w:ascii="Arial" w:hAnsi="Arial"/>
          <w:b/>
        </w:rPr>
      </w:pPr>
    </w:p>
    <w:p w14:paraId="6824853E" w14:textId="77777777" w:rsidR="00C455DA" w:rsidRDefault="00C455DA" w:rsidP="009C6D0E">
      <w:pPr>
        <w:spacing w:line="480" w:lineRule="auto"/>
        <w:jc w:val="both"/>
        <w:rPr>
          <w:rFonts w:ascii="Arial" w:hAnsi="Arial"/>
          <w:b/>
        </w:rPr>
      </w:pPr>
    </w:p>
    <w:p w14:paraId="5C187E94" w14:textId="77777777" w:rsidR="00C455DA" w:rsidRDefault="00C455DA" w:rsidP="009C6D0E">
      <w:pPr>
        <w:spacing w:line="480" w:lineRule="auto"/>
        <w:jc w:val="both"/>
        <w:rPr>
          <w:rFonts w:ascii="Arial" w:hAnsi="Arial"/>
          <w:b/>
        </w:rPr>
      </w:pPr>
    </w:p>
    <w:p w14:paraId="747B46DA" w14:textId="3E4497E9" w:rsidR="00A278F2" w:rsidRDefault="00A278F2" w:rsidP="00C913B8">
      <w:pPr>
        <w:spacing w:line="480" w:lineRule="auto"/>
        <w:jc w:val="center"/>
        <w:rPr>
          <w:rFonts w:ascii="Arial" w:hAnsi="Arial"/>
        </w:rPr>
      </w:pPr>
      <w:r w:rsidRPr="00670D2E">
        <w:rPr>
          <w:rFonts w:ascii="Arial" w:hAnsi="Arial"/>
          <w:b/>
        </w:rPr>
        <w:lastRenderedPageBreak/>
        <w:t xml:space="preserve">Table </w:t>
      </w:r>
      <w:r w:rsidR="00B260BD">
        <w:rPr>
          <w:rFonts w:ascii="Arial" w:hAnsi="Arial"/>
          <w:b/>
        </w:rPr>
        <w:t>S</w:t>
      </w:r>
      <w:ins w:id="642" w:author="Alex Perryman" w:date="2015-08-11T16:45:00Z">
        <w:r w:rsidR="00E138CA">
          <w:rPr>
            <w:rFonts w:ascii="Arial" w:hAnsi="Arial"/>
            <w:b/>
          </w:rPr>
          <w:t>-V</w:t>
        </w:r>
      </w:ins>
      <w:del w:id="643" w:author="Alex Perryman" w:date="2015-08-11T16:45:00Z">
        <w:r w:rsidR="00B260BD" w:rsidDel="00E138CA">
          <w:rPr>
            <w:rFonts w:ascii="Arial" w:hAnsi="Arial"/>
            <w:b/>
          </w:rPr>
          <w:delText>1</w:delText>
        </w:r>
      </w:del>
      <w:r w:rsidRPr="00670D2E">
        <w:rPr>
          <w:rFonts w:ascii="Arial" w:hAnsi="Arial"/>
          <w:b/>
        </w:rPr>
        <w:t>. Internal statistics from five-fold cross-validation</w:t>
      </w:r>
      <w:r>
        <w:rPr>
          <w:rFonts w:ascii="Arial" w:hAnsi="Arial"/>
          <w:b/>
        </w:rPr>
        <w:t xml:space="preserve"> studies performed when using different sets of run parameters</w:t>
      </w:r>
      <w:r w:rsidR="000D3F6F">
        <w:rPr>
          <w:rFonts w:ascii="Arial" w:hAnsi="Arial"/>
          <w:b/>
        </w:rPr>
        <w:t xml:space="preserve"> in Pipeline Pilot</w:t>
      </w:r>
      <w:r>
        <w:rPr>
          <w:rFonts w:ascii="Arial" w:hAnsi="Arial"/>
          <w:b/>
        </w:rPr>
        <w:t xml:space="preserve"> to create</w:t>
      </w:r>
      <w:r w:rsidRPr="00670D2E">
        <w:rPr>
          <w:rFonts w:ascii="Arial" w:hAnsi="Arial"/>
          <w:b/>
        </w:rPr>
        <w:t xml:space="preserve"> </w:t>
      </w:r>
      <w:r>
        <w:rPr>
          <w:rFonts w:ascii="Arial" w:hAnsi="Arial"/>
          <w:b/>
        </w:rPr>
        <w:t>Bayesian models</w:t>
      </w:r>
      <w:r w:rsidR="0015277E">
        <w:rPr>
          <w:rFonts w:ascii="Arial" w:hAnsi="Arial"/>
          <w:b/>
        </w:rPr>
        <w:t xml:space="preserve"> that</w:t>
      </w:r>
      <w:r w:rsidRPr="00670D2E">
        <w:rPr>
          <w:rFonts w:ascii="Arial" w:hAnsi="Arial"/>
          <w:b/>
        </w:rPr>
        <w:t xml:space="preserve"> predic</w:t>
      </w:r>
      <w:r w:rsidR="000D3F6F">
        <w:rPr>
          <w:rFonts w:ascii="Arial" w:hAnsi="Arial"/>
          <w:b/>
        </w:rPr>
        <w:t>t MLM stability</w:t>
      </w:r>
      <w:r>
        <w:rPr>
          <w:rFonts w:ascii="Arial" w:hAnsi="Arial"/>
        </w:rPr>
        <w:t>.</w:t>
      </w:r>
    </w:p>
    <w:p w14:paraId="385A0CE3" w14:textId="77777777" w:rsidR="00A278F2" w:rsidRDefault="00A278F2" w:rsidP="00A278F2">
      <w:pPr>
        <w:rPr>
          <w:rFonts w:ascii="Arial" w:hAnsi="Arial"/>
        </w:rPr>
      </w:pPr>
    </w:p>
    <w:tbl>
      <w:tblPr>
        <w:tblStyle w:val="TableGrid"/>
        <w:tblW w:w="0" w:type="auto"/>
        <w:tblLook w:val="04A0" w:firstRow="1" w:lastRow="0" w:firstColumn="1" w:lastColumn="0" w:noHBand="0" w:noVBand="1"/>
      </w:tblPr>
      <w:tblGrid>
        <w:gridCol w:w="1532"/>
        <w:gridCol w:w="1366"/>
        <w:gridCol w:w="1524"/>
        <w:gridCol w:w="1598"/>
        <w:gridCol w:w="1611"/>
        <w:gridCol w:w="1945"/>
      </w:tblGrid>
      <w:tr w:rsidR="00A278F2" w:rsidRPr="00F208F3" w14:paraId="0C4AD5CE" w14:textId="77777777" w:rsidTr="001D5325">
        <w:tc>
          <w:tcPr>
            <w:tcW w:w="1539" w:type="dxa"/>
          </w:tcPr>
          <w:p w14:paraId="71AD2552" w14:textId="77777777" w:rsidR="00A278F2" w:rsidRPr="00B50B7A" w:rsidRDefault="00A278F2" w:rsidP="00A278F2">
            <w:pPr>
              <w:jc w:val="center"/>
              <w:rPr>
                <w:rFonts w:ascii="Arial" w:hAnsi="Arial" w:cs="Arial"/>
                <w:b/>
              </w:rPr>
            </w:pPr>
            <w:r w:rsidRPr="00B50B7A">
              <w:rPr>
                <w:rFonts w:ascii="Arial" w:hAnsi="Arial" w:cs="Arial"/>
                <w:b/>
              </w:rPr>
              <w:t>MLM stability Bayesian</w:t>
            </w:r>
          </w:p>
        </w:tc>
        <w:tc>
          <w:tcPr>
            <w:tcW w:w="1378" w:type="dxa"/>
            <w:vAlign w:val="center"/>
          </w:tcPr>
          <w:p w14:paraId="1A7DB839" w14:textId="77777777" w:rsidR="00A278F2" w:rsidRPr="00B50B7A" w:rsidRDefault="00A278F2" w:rsidP="001D5325">
            <w:pPr>
              <w:jc w:val="center"/>
              <w:rPr>
                <w:rFonts w:ascii="Arial" w:hAnsi="Arial" w:cs="Arial"/>
                <w:b/>
              </w:rPr>
            </w:pPr>
            <w:r w:rsidRPr="00B50B7A">
              <w:rPr>
                <w:rFonts w:ascii="Arial" w:hAnsi="Arial" w:cs="Arial"/>
                <w:b/>
              </w:rPr>
              <w:t>ROC</w:t>
            </w:r>
          </w:p>
          <w:p w14:paraId="641118E1" w14:textId="77777777" w:rsidR="00A278F2" w:rsidRPr="00B50B7A" w:rsidRDefault="00A278F2" w:rsidP="001D5325">
            <w:pPr>
              <w:jc w:val="center"/>
              <w:rPr>
                <w:rFonts w:ascii="Arial" w:hAnsi="Arial" w:cs="Arial"/>
                <w:b/>
              </w:rPr>
            </w:pPr>
            <w:proofErr w:type="gramStart"/>
            <w:r w:rsidRPr="00B50B7A">
              <w:rPr>
                <w:rFonts w:ascii="Arial" w:hAnsi="Arial" w:cs="Arial"/>
                <w:b/>
              </w:rPr>
              <w:t>score</w:t>
            </w:r>
            <w:proofErr w:type="gramEnd"/>
          </w:p>
        </w:tc>
        <w:tc>
          <w:tcPr>
            <w:tcW w:w="1490" w:type="dxa"/>
            <w:vAlign w:val="center"/>
          </w:tcPr>
          <w:p w14:paraId="7EF45616" w14:textId="77777777" w:rsidR="00A278F2" w:rsidRPr="00B50B7A" w:rsidRDefault="00A278F2" w:rsidP="001D5325">
            <w:pPr>
              <w:jc w:val="center"/>
              <w:rPr>
                <w:rFonts w:ascii="Arial" w:hAnsi="Arial" w:cs="Arial"/>
                <w:b/>
              </w:rPr>
            </w:pPr>
            <w:r w:rsidRPr="00B50B7A">
              <w:rPr>
                <w:rFonts w:ascii="Arial" w:hAnsi="Arial" w:cs="Arial"/>
                <w:b/>
              </w:rPr>
              <w:t>ROC</w:t>
            </w:r>
          </w:p>
          <w:p w14:paraId="7E978ED6" w14:textId="539905D1" w:rsidR="00A278F2" w:rsidRPr="00B50B7A" w:rsidRDefault="00C455DA" w:rsidP="001D5325">
            <w:pPr>
              <w:jc w:val="center"/>
              <w:rPr>
                <w:rFonts w:ascii="Arial" w:hAnsi="Arial" w:cs="Arial"/>
                <w:b/>
              </w:rPr>
            </w:pPr>
            <w:proofErr w:type="gramStart"/>
            <w:r>
              <w:rPr>
                <w:rFonts w:ascii="Arial" w:hAnsi="Arial" w:cs="Arial"/>
                <w:b/>
              </w:rPr>
              <w:t>r</w:t>
            </w:r>
            <w:r w:rsidRPr="00B50B7A">
              <w:rPr>
                <w:rFonts w:ascii="Arial" w:hAnsi="Arial" w:cs="Arial"/>
                <w:b/>
              </w:rPr>
              <w:t>ating</w:t>
            </w:r>
            <w:proofErr w:type="gramEnd"/>
            <w:r>
              <w:rPr>
                <w:rFonts w:ascii="Arial" w:hAnsi="Arial" w:cs="Arial"/>
                <w:b/>
              </w:rPr>
              <w:t xml:space="preserve"> </w:t>
            </w:r>
            <w:r w:rsidRPr="00C913B8">
              <w:rPr>
                <w:rFonts w:ascii="Arial" w:hAnsi="Arial" w:cs="Arial"/>
                <w:b/>
                <w:vertAlign w:val="superscript"/>
              </w:rPr>
              <w:t>a</w:t>
            </w:r>
          </w:p>
        </w:tc>
        <w:tc>
          <w:tcPr>
            <w:tcW w:w="1603" w:type="dxa"/>
            <w:vAlign w:val="center"/>
          </w:tcPr>
          <w:p w14:paraId="174FA9E5" w14:textId="77777777" w:rsidR="00A278F2" w:rsidRPr="00B50B7A" w:rsidRDefault="00A278F2" w:rsidP="001D5325">
            <w:pPr>
              <w:jc w:val="center"/>
              <w:rPr>
                <w:rFonts w:ascii="Arial" w:hAnsi="Arial" w:cs="Arial"/>
                <w:b/>
              </w:rPr>
            </w:pPr>
            <w:r w:rsidRPr="00B50B7A">
              <w:rPr>
                <w:rFonts w:ascii="Arial" w:hAnsi="Arial" w:cs="Arial"/>
                <w:b/>
              </w:rPr>
              <w:t>Sensitivity</w:t>
            </w:r>
          </w:p>
          <w:p w14:paraId="66357D4C" w14:textId="77777777" w:rsidR="00A278F2" w:rsidRPr="00B50B7A" w:rsidRDefault="00A278F2" w:rsidP="001D5325">
            <w:pPr>
              <w:jc w:val="center"/>
              <w:rPr>
                <w:rFonts w:ascii="Arial" w:hAnsi="Arial" w:cs="Arial"/>
                <w:b/>
              </w:rPr>
            </w:pPr>
            <w:r w:rsidRPr="00B50B7A">
              <w:rPr>
                <w:rFonts w:ascii="Arial" w:hAnsi="Arial" w:cs="Arial"/>
                <w:b/>
              </w:rPr>
              <w:t>%</w:t>
            </w:r>
          </w:p>
        </w:tc>
        <w:tc>
          <w:tcPr>
            <w:tcW w:w="1616" w:type="dxa"/>
            <w:vAlign w:val="center"/>
          </w:tcPr>
          <w:p w14:paraId="2D14B4E9" w14:textId="77777777" w:rsidR="00A278F2" w:rsidRPr="00B50B7A" w:rsidRDefault="00A278F2" w:rsidP="001D5325">
            <w:pPr>
              <w:jc w:val="center"/>
              <w:rPr>
                <w:rFonts w:ascii="Arial" w:hAnsi="Arial" w:cs="Arial"/>
                <w:b/>
              </w:rPr>
            </w:pPr>
            <w:r w:rsidRPr="00B50B7A">
              <w:rPr>
                <w:rFonts w:ascii="Arial" w:hAnsi="Arial" w:cs="Arial"/>
                <w:b/>
              </w:rPr>
              <w:t>Specificity</w:t>
            </w:r>
          </w:p>
          <w:p w14:paraId="0E6D227E" w14:textId="77777777" w:rsidR="00A278F2" w:rsidRPr="00B50B7A" w:rsidRDefault="00A278F2" w:rsidP="001D5325">
            <w:pPr>
              <w:jc w:val="center"/>
              <w:rPr>
                <w:rFonts w:ascii="Arial" w:hAnsi="Arial" w:cs="Arial"/>
                <w:b/>
              </w:rPr>
            </w:pPr>
            <w:r w:rsidRPr="00B50B7A">
              <w:rPr>
                <w:rFonts w:ascii="Arial" w:hAnsi="Arial" w:cs="Arial"/>
                <w:b/>
              </w:rPr>
              <w:t>%</w:t>
            </w:r>
          </w:p>
        </w:tc>
        <w:tc>
          <w:tcPr>
            <w:tcW w:w="1950" w:type="dxa"/>
            <w:vAlign w:val="center"/>
          </w:tcPr>
          <w:p w14:paraId="0BD0F911" w14:textId="77777777" w:rsidR="00A278F2" w:rsidRPr="00B50B7A" w:rsidRDefault="00A278F2" w:rsidP="001D5325">
            <w:pPr>
              <w:jc w:val="center"/>
              <w:rPr>
                <w:rFonts w:ascii="Arial" w:hAnsi="Arial" w:cs="Arial"/>
                <w:b/>
              </w:rPr>
            </w:pPr>
            <w:r w:rsidRPr="00B50B7A">
              <w:rPr>
                <w:rFonts w:ascii="Arial" w:hAnsi="Arial" w:cs="Arial"/>
                <w:b/>
              </w:rPr>
              <w:t>Concordance</w:t>
            </w:r>
          </w:p>
          <w:p w14:paraId="6AEFCAFA" w14:textId="77777777" w:rsidR="00A278F2" w:rsidRPr="00B50B7A" w:rsidRDefault="00A278F2" w:rsidP="001D5325">
            <w:pPr>
              <w:jc w:val="center"/>
              <w:rPr>
                <w:rFonts w:ascii="Arial" w:hAnsi="Arial" w:cs="Arial"/>
                <w:b/>
              </w:rPr>
            </w:pPr>
            <w:r w:rsidRPr="00B50B7A">
              <w:rPr>
                <w:rFonts w:ascii="Arial" w:hAnsi="Arial" w:cs="Arial"/>
                <w:b/>
              </w:rPr>
              <w:t>%</w:t>
            </w:r>
          </w:p>
        </w:tc>
      </w:tr>
      <w:tr w:rsidR="00A278F2" w:rsidRPr="00F208F3" w14:paraId="075C842B" w14:textId="77777777" w:rsidTr="001D5325">
        <w:tc>
          <w:tcPr>
            <w:tcW w:w="1539" w:type="dxa"/>
          </w:tcPr>
          <w:p w14:paraId="2DF8F26A" w14:textId="77777777" w:rsidR="00A278F2" w:rsidRPr="00B50B7A" w:rsidRDefault="00A278F2" w:rsidP="001D5325">
            <w:pPr>
              <w:jc w:val="center"/>
              <w:rPr>
                <w:rFonts w:ascii="Arial" w:hAnsi="Arial" w:cs="Arial"/>
              </w:rPr>
            </w:pPr>
            <w:r w:rsidRPr="00B50B7A">
              <w:rPr>
                <w:rFonts w:ascii="Arial" w:hAnsi="Arial" w:cs="Arial"/>
              </w:rPr>
              <w:t xml:space="preserve">Full </w:t>
            </w:r>
          </w:p>
          <w:p w14:paraId="42789749" w14:textId="77777777" w:rsidR="00A278F2" w:rsidRPr="00B50B7A" w:rsidRDefault="00A278F2" w:rsidP="001D5325">
            <w:pPr>
              <w:jc w:val="center"/>
              <w:rPr>
                <w:rFonts w:ascii="Arial" w:hAnsi="Arial" w:cs="Arial"/>
              </w:rPr>
            </w:pPr>
            <w:r w:rsidRPr="00B50B7A">
              <w:rPr>
                <w:rFonts w:ascii="Arial" w:hAnsi="Arial" w:cs="Arial"/>
              </w:rPr>
              <w:t>Half-Life</w:t>
            </w:r>
          </w:p>
          <w:p w14:paraId="2750B000" w14:textId="6ADFBB9B" w:rsidR="00A278F2" w:rsidRPr="00B50B7A" w:rsidRDefault="000D3F6F" w:rsidP="001D5325">
            <w:pPr>
              <w:jc w:val="center"/>
              <w:rPr>
                <w:rFonts w:ascii="Arial" w:hAnsi="Arial" w:cs="Arial"/>
              </w:rPr>
            </w:pPr>
            <w:r w:rsidRPr="00B50B7A">
              <w:rPr>
                <w:rFonts w:ascii="Arial" w:hAnsi="Arial" w:cs="Arial"/>
              </w:rPr>
              <w:t>FCFP_6</w:t>
            </w:r>
            <w:r w:rsidR="00A278F2" w:rsidRPr="00B50B7A">
              <w:rPr>
                <w:rFonts w:ascii="Arial" w:hAnsi="Arial" w:cs="Arial"/>
              </w:rPr>
              <w:t xml:space="preserve"> </w:t>
            </w:r>
            <w:r w:rsidRPr="00B50B7A">
              <w:rPr>
                <w:rFonts w:ascii="Arial" w:hAnsi="Arial" w:cs="Arial"/>
              </w:rPr>
              <w:t>(</w:t>
            </w:r>
            <w:r w:rsidR="00A278F2" w:rsidRPr="00B50B7A">
              <w:rPr>
                <w:rFonts w:ascii="Arial" w:hAnsi="Arial" w:cs="Arial"/>
              </w:rPr>
              <w:t>10 bins)</w:t>
            </w:r>
            <w:r w:rsidR="00C455DA">
              <w:rPr>
                <w:rFonts w:ascii="Arial" w:hAnsi="Arial" w:cs="Arial"/>
              </w:rPr>
              <w:t xml:space="preserve"> </w:t>
            </w:r>
            <w:r w:rsidR="00C455DA" w:rsidRPr="00C913B8">
              <w:rPr>
                <w:rFonts w:ascii="Arial" w:hAnsi="Arial" w:cs="Arial"/>
                <w:vertAlign w:val="superscript"/>
              </w:rPr>
              <w:t>b</w:t>
            </w:r>
          </w:p>
        </w:tc>
        <w:tc>
          <w:tcPr>
            <w:tcW w:w="1378" w:type="dxa"/>
            <w:vAlign w:val="center"/>
          </w:tcPr>
          <w:p w14:paraId="5D7CB9BA" w14:textId="77777777" w:rsidR="00A278F2" w:rsidRPr="00B50B7A" w:rsidRDefault="00A278F2" w:rsidP="001D5325">
            <w:pPr>
              <w:jc w:val="center"/>
              <w:rPr>
                <w:rFonts w:ascii="Arial" w:hAnsi="Arial" w:cs="Arial"/>
                <w:sz w:val="28"/>
                <w:szCs w:val="28"/>
              </w:rPr>
            </w:pPr>
            <w:r w:rsidRPr="00B50B7A">
              <w:rPr>
                <w:rFonts w:ascii="Arial" w:hAnsi="Arial" w:cs="Arial"/>
                <w:bCs/>
                <w:color w:val="000000" w:themeColor="text1"/>
                <w:kern w:val="24"/>
                <w:sz w:val="28"/>
                <w:szCs w:val="28"/>
              </w:rPr>
              <w:t>0.835</w:t>
            </w:r>
          </w:p>
        </w:tc>
        <w:tc>
          <w:tcPr>
            <w:tcW w:w="1490" w:type="dxa"/>
            <w:vAlign w:val="center"/>
          </w:tcPr>
          <w:p w14:paraId="14EE0A96" w14:textId="21115F4C" w:rsidR="00A278F2" w:rsidRPr="00B50B7A" w:rsidRDefault="00E138CA" w:rsidP="001D5325">
            <w:pPr>
              <w:jc w:val="center"/>
              <w:rPr>
                <w:rFonts w:ascii="Arial" w:hAnsi="Arial" w:cs="Arial"/>
                <w:sz w:val="28"/>
                <w:szCs w:val="28"/>
              </w:rPr>
            </w:pPr>
            <w:del w:id="644" w:author="Alex Perryman" w:date="2015-08-11T16:46:00Z">
              <w:r w:rsidRPr="00B50B7A" w:rsidDel="00E138CA">
                <w:rPr>
                  <w:rFonts w:ascii="Arial" w:hAnsi="Arial" w:cs="Arial"/>
                  <w:bCs/>
                  <w:color w:val="000000" w:themeColor="text1"/>
                  <w:kern w:val="24"/>
                  <w:sz w:val="28"/>
                  <w:szCs w:val="28"/>
                </w:rPr>
                <w:delText>G</w:delText>
              </w:r>
              <w:r w:rsidR="00A278F2" w:rsidRPr="00B50B7A" w:rsidDel="00E138CA">
                <w:rPr>
                  <w:rFonts w:ascii="Arial" w:hAnsi="Arial" w:cs="Arial"/>
                  <w:bCs/>
                  <w:color w:val="000000" w:themeColor="text1"/>
                  <w:kern w:val="24"/>
                  <w:sz w:val="28"/>
                  <w:szCs w:val="28"/>
                </w:rPr>
                <w:delText>ood</w:delText>
              </w:r>
            </w:del>
            <w:proofErr w:type="gramStart"/>
            <w:ins w:id="645" w:author="Alex Perryman" w:date="2015-08-11T16:46:00Z">
              <w:r>
                <w:rPr>
                  <w:rFonts w:ascii="Arial" w:hAnsi="Arial" w:cs="Arial"/>
                  <w:bCs/>
                  <w:color w:val="000000" w:themeColor="text1"/>
                  <w:kern w:val="24"/>
                  <w:sz w:val="28"/>
                  <w:szCs w:val="28"/>
                </w:rPr>
                <w:t>g</w:t>
              </w:r>
              <w:r w:rsidRPr="00B50B7A">
                <w:rPr>
                  <w:rFonts w:ascii="Arial" w:hAnsi="Arial" w:cs="Arial"/>
                  <w:bCs/>
                  <w:color w:val="000000" w:themeColor="text1"/>
                  <w:kern w:val="24"/>
                  <w:sz w:val="28"/>
                  <w:szCs w:val="28"/>
                </w:rPr>
                <w:t>ood</w:t>
              </w:r>
            </w:ins>
            <w:proofErr w:type="gramEnd"/>
          </w:p>
        </w:tc>
        <w:tc>
          <w:tcPr>
            <w:tcW w:w="1603" w:type="dxa"/>
            <w:vAlign w:val="center"/>
          </w:tcPr>
          <w:p w14:paraId="0B18D332" w14:textId="77777777" w:rsidR="00A278F2" w:rsidRPr="00B50B7A" w:rsidRDefault="00A278F2" w:rsidP="001D5325">
            <w:pPr>
              <w:jc w:val="center"/>
              <w:rPr>
                <w:rFonts w:ascii="Arial" w:hAnsi="Arial" w:cs="Arial"/>
                <w:sz w:val="28"/>
                <w:szCs w:val="28"/>
              </w:rPr>
            </w:pPr>
            <w:r w:rsidRPr="00B50B7A">
              <w:rPr>
                <w:rFonts w:ascii="Arial" w:hAnsi="Arial" w:cs="Arial"/>
                <w:bCs/>
                <w:color w:val="000000" w:themeColor="text1"/>
                <w:kern w:val="24"/>
                <w:sz w:val="28"/>
                <w:szCs w:val="28"/>
              </w:rPr>
              <w:t>92.7</w:t>
            </w:r>
          </w:p>
        </w:tc>
        <w:tc>
          <w:tcPr>
            <w:tcW w:w="1616" w:type="dxa"/>
            <w:vAlign w:val="center"/>
          </w:tcPr>
          <w:p w14:paraId="526AC934" w14:textId="77777777" w:rsidR="00A278F2" w:rsidRPr="00B50B7A" w:rsidRDefault="00A278F2" w:rsidP="001D5325">
            <w:pPr>
              <w:jc w:val="center"/>
              <w:rPr>
                <w:rFonts w:ascii="Arial" w:hAnsi="Arial" w:cs="Arial"/>
                <w:sz w:val="28"/>
                <w:szCs w:val="28"/>
              </w:rPr>
            </w:pPr>
            <w:r w:rsidRPr="00B50B7A">
              <w:rPr>
                <w:rFonts w:ascii="Arial" w:hAnsi="Arial" w:cs="Arial"/>
                <w:bCs/>
                <w:color w:val="000000" w:themeColor="text1"/>
                <w:kern w:val="24"/>
                <w:sz w:val="28"/>
                <w:szCs w:val="28"/>
              </w:rPr>
              <w:t>72.2</w:t>
            </w:r>
          </w:p>
        </w:tc>
        <w:tc>
          <w:tcPr>
            <w:tcW w:w="1950" w:type="dxa"/>
            <w:vAlign w:val="center"/>
          </w:tcPr>
          <w:p w14:paraId="65B5B7E4" w14:textId="77777777" w:rsidR="00A278F2" w:rsidRPr="00B50B7A" w:rsidRDefault="00A278F2" w:rsidP="001D5325">
            <w:pPr>
              <w:jc w:val="center"/>
              <w:rPr>
                <w:rFonts w:ascii="Arial" w:hAnsi="Arial" w:cs="Arial"/>
                <w:sz w:val="28"/>
                <w:szCs w:val="28"/>
              </w:rPr>
            </w:pPr>
            <w:r w:rsidRPr="00B50B7A">
              <w:rPr>
                <w:rFonts w:ascii="Arial" w:hAnsi="Arial" w:cs="Arial"/>
                <w:bCs/>
                <w:color w:val="000000" w:themeColor="text1"/>
                <w:kern w:val="24"/>
                <w:sz w:val="28"/>
                <w:szCs w:val="28"/>
              </w:rPr>
              <w:t>78.2</w:t>
            </w:r>
          </w:p>
        </w:tc>
      </w:tr>
      <w:tr w:rsidR="00A278F2" w:rsidRPr="00F208F3" w14:paraId="5B0A791E" w14:textId="77777777" w:rsidTr="001D5325">
        <w:tc>
          <w:tcPr>
            <w:tcW w:w="1539" w:type="dxa"/>
          </w:tcPr>
          <w:p w14:paraId="03470D0A" w14:textId="77777777" w:rsidR="00A278F2" w:rsidRPr="00B50B7A" w:rsidRDefault="00A278F2" w:rsidP="001D5325">
            <w:pPr>
              <w:jc w:val="center"/>
              <w:rPr>
                <w:rFonts w:ascii="Arial" w:hAnsi="Arial" w:cs="Arial"/>
              </w:rPr>
            </w:pPr>
            <w:r w:rsidRPr="00B50B7A">
              <w:rPr>
                <w:rFonts w:ascii="Arial" w:hAnsi="Arial" w:cs="Arial"/>
              </w:rPr>
              <w:t xml:space="preserve">Pruned </w:t>
            </w:r>
          </w:p>
          <w:p w14:paraId="57CBDA93" w14:textId="77777777" w:rsidR="00A278F2" w:rsidRPr="00B50B7A" w:rsidRDefault="00A278F2" w:rsidP="001D5325">
            <w:pPr>
              <w:jc w:val="center"/>
              <w:rPr>
                <w:rFonts w:ascii="Arial" w:hAnsi="Arial" w:cs="Arial"/>
              </w:rPr>
            </w:pPr>
            <w:r w:rsidRPr="00B50B7A">
              <w:rPr>
                <w:rFonts w:ascii="Arial" w:hAnsi="Arial" w:cs="Arial"/>
              </w:rPr>
              <w:t xml:space="preserve">Half-Life </w:t>
            </w:r>
            <w:r w:rsidR="000D3F6F" w:rsidRPr="00B50B7A">
              <w:rPr>
                <w:rFonts w:ascii="Arial" w:hAnsi="Arial" w:cs="Arial"/>
              </w:rPr>
              <w:t>FCFP_6</w:t>
            </w:r>
            <w:r w:rsidRPr="00B50B7A">
              <w:rPr>
                <w:rFonts w:ascii="Arial" w:hAnsi="Arial" w:cs="Arial"/>
              </w:rPr>
              <w:t xml:space="preserve"> </w:t>
            </w:r>
            <w:r w:rsidR="000D3F6F" w:rsidRPr="00B50B7A">
              <w:rPr>
                <w:rFonts w:ascii="Arial" w:hAnsi="Arial" w:cs="Arial"/>
              </w:rPr>
              <w:t>(</w:t>
            </w:r>
            <w:r w:rsidRPr="00B50B7A">
              <w:rPr>
                <w:rFonts w:ascii="Arial" w:hAnsi="Arial" w:cs="Arial"/>
              </w:rPr>
              <w:t>10 bins)</w:t>
            </w:r>
          </w:p>
        </w:tc>
        <w:tc>
          <w:tcPr>
            <w:tcW w:w="1378" w:type="dxa"/>
            <w:vAlign w:val="center"/>
          </w:tcPr>
          <w:p w14:paraId="428D1E1C" w14:textId="77777777" w:rsidR="00A278F2" w:rsidRPr="00B50B7A" w:rsidRDefault="00A278F2" w:rsidP="001D5325">
            <w:pPr>
              <w:jc w:val="center"/>
              <w:rPr>
                <w:rFonts w:ascii="Arial" w:hAnsi="Arial" w:cs="Arial"/>
                <w:sz w:val="28"/>
                <w:szCs w:val="28"/>
              </w:rPr>
            </w:pPr>
            <w:r w:rsidRPr="00B50B7A">
              <w:rPr>
                <w:rFonts w:ascii="Arial" w:hAnsi="Arial" w:cs="Arial"/>
                <w:color w:val="000000" w:themeColor="text1"/>
                <w:kern w:val="24"/>
                <w:sz w:val="28"/>
                <w:szCs w:val="28"/>
              </w:rPr>
              <w:t>0.870</w:t>
            </w:r>
          </w:p>
        </w:tc>
        <w:tc>
          <w:tcPr>
            <w:tcW w:w="1490" w:type="dxa"/>
            <w:vAlign w:val="center"/>
          </w:tcPr>
          <w:p w14:paraId="3AC8E772" w14:textId="28E75A8D" w:rsidR="00A278F2" w:rsidRPr="00B50B7A" w:rsidRDefault="00E138CA" w:rsidP="001D5325">
            <w:pPr>
              <w:jc w:val="center"/>
              <w:rPr>
                <w:rFonts w:ascii="Arial" w:hAnsi="Arial" w:cs="Arial"/>
                <w:sz w:val="28"/>
                <w:szCs w:val="28"/>
              </w:rPr>
            </w:pPr>
            <w:del w:id="646" w:author="Alex Perryman" w:date="2015-08-11T16:46:00Z">
              <w:r w:rsidRPr="00B50B7A" w:rsidDel="00E138CA">
                <w:rPr>
                  <w:rFonts w:ascii="Arial" w:hAnsi="Arial" w:cs="Arial"/>
                  <w:color w:val="000000" w:themeColor="text1"/>
                  <w:kern w:val="24"/>
                  <w:sz w:val="28"/>
                  <w:szCs w:val="28"/>
                </w:rPr>
                <w:delText>G</w:delText>
              </w:r>
              <w:r w:rsidR="00A278F2" w:rsidRPr="00B50B7A" w:rsidDel="00E138CA">
                <w:rPr>
                  <w:rFonts w:ascii="Arial" w:hAnsi="Arial" w:cs="Arial"/>
                  <w:color w:val="000000" w:themeColor="text1"/>
                  <w:kern w:val="24"/>
                  <w:sz w:val="28"/>
                  <w:szCs w:val="28"/>
                </w:rPr>
                <w:delText>ood</w:delText>
              </w:r>
            </w:del>
            <w:proofErr w:type="gramStart"/>
            <w:ins w:id="647" w:author="Alex Perryman" w:date="2015-08-11T16:46:00Z">
              <w:r>
                <w:rPr>
                  <w:rFonts w:ascii="Arial" w:hAnsi="Arial" w:cs="Arial"/>
                  <w:color w:val="000000" w:themeColor="text1"/>
                  <w:kern w:val="24"/>
                  <w:sz w:val="28"/>
                  <w:szCs w:val="28"/>
                </w:rPr>
                <w:t>g</w:t>
              </w:r>
              <w:r w:rsidRPr="00B50B7A">
                <w:rPr>
                  <w:rFonts w:ascii="Arial" w:hAnsi="Arial" w:cs="Arial"/>
                  <w:color w:val="000000" w:themeColor="text1"/>
                  <w:kern w:val="24"/>
                  <w:sz w:val="28"/>
                  <w:szCs w:val="28"/>
                </w:rPr>
                <w:t>ood</w:t>
              </w:r>
            </w:ins>
            <w:proofErr w:type="gramEnd"/>
          </w:p>
        </w:tc>
        <w:tc>
          <w:tcPr>
            <w:tcW w:w="1603" w:type="dxa"/>
            <w:vAlign w:val="center"/>
          </w:tcPr>
          <w:p w14:paraId="4863E0FF" w14:textId="77777777" w:rsidR="00A278F2" w:rsidRPr="00B50B7A" w:rsidRDefault="00A278F2" w:rsidP="001D5325">
            <w:pPr>
              <w:jc w:val="center"/>
              <w:rPr>
                <w:rFonts w:ascii="Arial" w:hAnsi="Arial" w:cs="Arial"/>
                <w:sz w:val="28"/>
                <w:szCs w:val="28"/>
              </w:rPr>
            </w:pPr>
            <w:r w:rsidRPr="00B50B7A">
              <w:rPr>
                <w:rFonts w:ascii="Arial" w:hAnsi="Arial" w:cs="Arial"/>
                <w:color w:val="000000" w:themeColor="text1"/>
                <w:kern w:val="24"/>
                <w:sz w:val="28"/>
                <w:szCs w:val="28"/>
              </w:rPr>
              <w:t>93.1</w:t>
            </w:r>
          </w:p>
        </w:tc>
        <w:tc>
          <w:tcPr>
            <w:tcW w:w="1616" w:type="dxa"/>
            <w:vAlign w:val="center"/>
          </w:tcPr>
          <w:p w14:paraId="3ABB75A5" w14:textId="77777777" w:rsidR="00A278F2" w:rsidRPr="00B50B7A" w:rsidRDefault="00A278F2" w:rsidP="001D5325">
            <w:pPr>
              <w:jc w:val="center"/>
              <w:rPr>
                <w:rFonts w:ascii="Arial" w:hAnsi="Arial" w:cs="Arial"/>
                <w:sz w:val="28"/>
                <w:szCs w:val="28"/>
              </w:rPr>
            </w:pPr>
            <w:r w:rsidRPr="00B50B7A">
              <w:rPr>
                <w:rFonts w:ascii="Arial" w:hAnsi="Arial" w:cs="Arial"/>
                <w:color w:val="000000" w:themeColor="text1"/>
                <w:kern w:val="24"/>
                <w:sz w:val="28"/>
                <w:szCs w:val="28"/>
              </w:rPr>
              <w:t>80.9</w:t>
            </w:r>
          </w:p>
        </w:tc>
        <w:tc>
          <w:tcPr>
            <w:tcW w:w="1950" w:type="dxa"/>
            <w:vAlign w:val="center"/>
          </w:tcPr>
          <w:p w14:paraId="449D2112" w14:textId="77777777" w:rsidR="00A278F2" w:rsidRPr="00B50B7A" w:rsidRDefault="00A278F2" w:rsidP="001D5325">
            <w:pPr>
              <w:jc w:val="center"/>
              <w:rPr>
                <w:rFonts w:ascii="Arial" w:hAnsi="Arial" w:cs="Arial"/>
                <w:sz w:val="28"/>
                <w:szCs w:val="28"/>
              </w:rPr>
            </w:pPr>
            <w:r w:rsidRPr="00B50B7A">
              <w:rPr>
                <w:rFonts w:ascii="Arial" w:hAnsi="Arial" w:cs="Arial"/>
                <w:color w:val="000000" w:themeColor="text1"/>
                <w:kern w:val="24"/>
                <w:sz w:val="28"/>
                <w:szCs w:val="28"/>
              </w:rPr>
              <w:t>85.1</w:t>
            </w:r>
          </w:p>
        </w:tc>
      </w:tr>
      <w:tr w:rsidR="00A278F2" w:rsidRPr="00F208F3" w14:paraId="7A57B3E5" w14:textId="77777777" w:rsidTr="001D5325">
        <w:tc>
          <w:tcPr>
            <w:tcW w:w="1539" w:type="dxa"/>
          </w:tcPr>
          <w:p w14:paraId="3BD55BF9" w14:textId="77777777" w:rsidR="00A278F2" w:rsidRPr="00B50B7A" w:rsidRDefault="00A278F2" w:rsidP="001D5325">
            <w:pPr>
              <w:jc w:val="center"/>
              <w:rPr>
                <w:rFonts w:ascii="Arial" w:hAnsi="Arial" w:cs="Arial"/>
              </w:rPr>
            </w:pPr>
            <w:r w:rsidRPr="00B50B7A">
              <w:rPr>
                <w:rFonts w:ascii="Arial" w:hAnsi="Arial" w:cs="Arial"/>
              </w:rPr>
              <w:t xml:space="preserve">Full </w:t>
            </w:r>
          </w:p>
          <w:p w14:paraId="033644C4" w14:textId="77777777" w:rsidR="00A278F2" w:rsidRPr="00B50B7A" w:rsidRDefault="00A278F2" w:rsidP="001D5325">
            <w:pPr>
              <w:jc w:val="center"/>
              <w:rPr>
                <w:rFonts w:ascii="Arial" w:hAnsi="Arial" w:cs="Arial"/>
              </w:rPr>
            </w:pPr>
            <w:r w:rsidRPr="00B50B7A">
              <w:rPr>
                <w:rFonts w:ascii="Arial" w:hAnsi="Arial" w:cs="Arial"/>
              </w:rPr>
              <w:t>Half-Life</w:t>
            </w:r>
          </w:p>
          <w:p w14:paraId="53F8B67E" w14:textId="77777777" w:rsidR="00A278F2" w:rsidRPr="00B50B7A" w:rsidRDefault="00A278F2" w:rsidP="001D5325">
            <w:pPr>
              <w:jc w:val="center"/>
              <w:rPr>
                <w:rFonts w:ascii="Arial" w:hAnsi="Arial" w:cs="Arial"/>
              </w:rPr>
            </w:pPr>
            <w:r w:rsidRPr="00B50B7A">
              <w:rPr>
                <w:rFonts w:ascii="Arial" w:hAnsi="Arial" w:cs="Arial"/>
              </w:rPr>
              <w:t>FCFP_12 (10 bins)</w:t>
            </w:r>
          </w:p>
        </w:tc>
        <w:tc>
          <w:tcPr>
            <w:tcW w:w="1378" w:type="dxa"/>
            <w:vAlign w:val="center"/>
          </w:tcPr>
          <w:p w14:paraId="077DEED3" w14:textId="77777777" w:rsidR="00A278F2" w:rsidRPr="00B50B7A" w:rsidRDefault="00A278F2" w:rsidP="001D5325">
            <w:pPr>
              <w:jc w:val="center"/>
              <w:rPr>
                <w:rFonts w:ascii="Arial" w:hAnsi="Arial" w:cs="Arial"/>
                <w:sz w:val="28"/>
                <w:szCs w:val="28"/>
              </w:rPr>
            </w:pPr>
            <w:r w:rsidRPr="00B50B7A">
              <w:rPr>
                <w:rFonts w:ascii="Arial" w:hAnsi="Arial" w:cs="Arial"/>
                <w:color w:val="000000" w:themeColor="text1"/>
                <w:kern w:val="24"/>
                <w:sz w:val="28"/>
                <w:szCs w:val="28"/>
              </w:rPr>
              <w:t>0.838</w:t>
            </w:r>
          </w:p>
        </w:tc>
        <w:tc>
          <w:tcPr>
            <w:tcW w:w="1490" w:type="dxa"/>
            <w:vAlign w:val="center"/>
          </w:tcPr>
          <w:p w14:paraId="053FC01D" w14:textId="13D5006E" w:rsidR="00A278F2" w:rsidRPr="00B50B7A" w:rsidRDefault="00E138CA" w:rsidP="001D5325">
            <w:pPr>
              <w:jc w:val="center"/>
              <w:rPr>
                <w:rFonts w:ascii="Arial" w:hAnsi="Arial" w:cs="Arial"/>
                <w:sz w:val="28"/>
                <w:szCs w:val="28"/>
              </w:rPr>
            </w:pPr>
            <w:del w:id="648" w:author="Alex Perryman" w:date="2015-08-11T16:46:00Z">
              <w:r w:rsidRPr="00B50B7A" w:rsidDel="00E138CA">
                <w:rPr>
                  <w:rFonts w:ascii="Arial" w:hAnsi="Arial" w:cs="Arial"/>
                  <w:color w:val="000000" w:themeColor="text1"/>
                  <w:kern w:val="24"/>
                  <w:sz w:val="28"/>
                  <w:szCs w:val="28"/>
                </w:rPr>
                <w:delText>G</w:delText>
              </w:r>
              <w:r w:rsidR="00A278F2" w:rsidRPr="00B50B7A" w:rsidDel="00E138CA">
                <w:rPr>
                  <w:rFonts w:ascii="Arial" w:hAnsi="Arial" w:cs="Arial"/>
                  <w:color w:val="000000" w:themeColor="text1"/>
                  <w:kern w:val="24"/>
                  <w:sz w:val="28"/>
                  <w:szCs w:val="28"/>
                </w:rPr>
                <w:delText>ood</w:delText>
              </w:r>
            </w:del>
            <w:proofErr w:type="gramStart"/>
            <w:ins w:id="649" w:author="Alex Perryman" w:date="2015-08-11T16:46:00Z">
              <w:r>
                <w:rPr>
                  <w:rFonts w:ascii="Arial" w:hAnsi="Arial" w:cs="Arial"/>
                  <w:color w:val="000000" w:themeColor="text1"/>
                  <w:kern w:val="24"/>
                  <w:sz w:val="28"/>
                  <w:szCs w:val="28"/>
                </w:rPr>
                <w:t>g</w:t>
              </w:r>
              <w:r w:rsidRPr="00B50B7A">
                <w:rPr>
                  <w:rFonts w:ascii="Arial" w:hAnsi="Arial" w:cs="Arial"/>
                  <w:color w:val="000000" w:themeColor="text1"/>
                  <w:kern w:val="24"/>
                  <w:sz w:val="28"/>
                  <w:szCs w:val="28"/>
                </w:rPr>
                <w:t>ood</w:t>
              </w:r>
            </w:ins>
            <w:proofErr w:type="gramEnd"/>
          </w:p>
        </w:tc>
        <w:tc>
          <w:tcPr>
            <w:tcW w:w="1603" w:type="dxa"/>
            <w:vAlign w:val="center"/>
          </w:tcPr>
          <w:p w14:paraId="79B9D97F" w14:textId="77777777" w:rsidR="00A278F2" w:rsidRPr="00B50B7A" w:rsidRDefault="00A278F2" w:rsidP="001D5325">
            <w:pPr>
              <w:jc w:val="center"/>
              <w:rPr>
                <w:rFonts w:ascii="Arial" w:hAnsi="Arial" w:cs="Arial"/>
                <w:sz w:val="28"/>
                <w:szCs w:val="28"/>
              </w:rPr>
            </w:pPr>
            <w:r w:rsidRPr="00B50B7A">
              <w:rPr>
                <w:rFonts w:ascii="Arial" w:hAnsi="Arial" w:cs="Arial"/>
                <w:color w:val="000000" w:themeColor="text1"/>
                <w:kern w:val="24"/>
                <w:sz w:val="28"/>
                <w:szCs w:val="28"/>
              </w:rPr>
              <w:t>95.0</w:t>
            </w:r>
          </w:p>
        </w:tc>
        <w:tc>
          <w:tcPr>
            <w:tcW w:w="1616" w:type="dxa"/>
            <w:vAlign w:val="center"/>
          </w:tcPr>
          <w:p w14:paraId="69D9C97B" w14:textId="77777777" w:rsidR="00A278F2" w:rsidRPr="00B50B7A" w:rsidRDefault="00A278F2" w:rsidP="001D5325">
            <w:pPr>
              <w:jc w:val="center"/>
              <w:rPr>
                <w:rFonts w:ascii="Arial" w:hAnsi="Arial" w:cs="Arial"/>
                <w:sz w:val="28"/>
                <w:szCs w:val="28"/>
              </w:rPr>
            </w:pPr>
            <w:r w:rsidRPr="00B50B7A">
              <w:rPr>
                <w:rFonts w:ascii="Arial" w:hAnsi="Arial" w:cs="Arial"/>
                <w:color w:val="000000" w:themeColor="text1"/>
                <w:kern w:val="24"/>
                <w:sz w:val="28"/>
                <w:szCs w:val="28"/>
              </w:rPr>
              <w:t>72.2</w:t>
            </w:r>
          </w:p>
        </w:tc>
        <w:tc>
          <w:tcPr>
            <w:tcW w:w="1950" w:type="dxa"/>
            <w:vAlign w:val="center"/>
          </w:tcPr>
          <w:p w14:paraId="631366B2" w14:textId="77777777" w:rsidR="00A278F2" w:rsidRPr="00B50B7A" w:rsidRDefault="00A278F2" w:rsidP="001D5325">
            <w:pPr>
              <w:jc w:val="center"/>
              <w:rPr>
                <w:rFonts w:ascii="Arial" w:hAnsi="Arial" w:cs="Arial"/>
                <w:sz w:val="28"/>
                <w:szCs w:val="28"/>
              </w:rPr>
            </w:pPr>
            <w:r w:rsidRPr="00B50B7A">
              <w:rPr>
                <w:rFonts w:ascii="Arial" w:hAnsi="Arial" w:cs="Arial"/>
                <w:color w:val="000000" w:themeColor="text1"/>
                <w:kern w:val="24"/>
                <w:sz w:val="28"/>
                <w:szCs w:val="28"/>
              </w:rPr>
              <w:t>78.9</w:t>
            </w:r>
          </w:p>
        </w:tc>
      </w:tr>
      <w:tr w:rsidR="00A278F2" w:rsidRPr="00F208F3" w14:paraId="50F89917" w14:textId="77777777" w:rsidTr="001D5325">
        <w:tc>
          <w:tcPr>
            <w:tcW w:w="1539" w:type="dxa"/>
          </w:tcPr>
          <w:p w14:paraId="119D545A" w14:textId="77777777" w:rsidR="00A278F2" w:rsidRPr="00B50B7A" w:rsidRDefault="00A278F2" w:rsidP="001D5325">
            <w:pPr>
              <w:jc w:val="center"/>
              <w:rPr>
                <w:rFonts w:ascii="Arial" w:hAnsi="Arial" w:cs="Arial"/>
              </w:rPr>
            </w:pPr>
            <w:r w:rsidRPr="00B50B7A">
              <w:rPr>
                <w:rFonts w:ascii="Arial" w:hAnsi="Arial" w:cs="Arial"/>
              </w:rPr>
              <w:t xml:space="preserve">Pruned </w:t>
            </w:r>
          </w:p>
          <w:p w14:paraId="5BB9B36C" w14:textId="77777777" w:rsidR="00A278F2" w:rsidRPr="00B50B7A" w:rsidRDefault="00A278F2" w:rsidP="001D5325">
            <w:pPr>
              <w:jc w:val="center"/>
              <w:rPr>
                <w:rFonts w:ascii="Arial" w:hAnsi="Arial" w:cs="Arial"/>
              </w:rPr>
            </w:pPr>
            <w:r w:rsidRPr="00B50B7A">
              <w:rPr>
                <w:rFonts w:ascii="Arial" w:hAnsi="Arial" w:cs="Arial"/>
              </w:rPr>
              <w:t>Half-Life FCFP_12 (10 bins)</w:t>
            </w:r>
          </w:p>
        </w:tc>
        <w:tc>
          <w:tcPr>
            <w:tcW w:w="1378" w:type="dxa"/>
            <w:vAlign w:val="center"/>
          </w:tcPr>
          <w:p w14:paraId="7E250EF2" w14:textId="77777777" w:rsidR="00A278F2" w:rsidRPr="00B50B7A" w:rsidRDefault="00A278F2" w:rsidP="001D5325">
            <w:pPr>
              <w:jc w:val="center"/>
              <w:rPr>
                <w:rFonts w:ascii="Arial" w:hAnsi="Arial" w:cs="Arial"/>
                <w:sz w:val="28"/>
                <w:szCs w:val="28"/>
              </w:rPr>
            </w:pPr>
            <w:r w:rsidRPr="00B50B7A">
              <w:rPr>
                <w:rFonts w:ascii="Arial" w:hAnsi="Arial" w:cs="Arial"/>
                <w:color w:val="000000" w:themeColor="text1"/>
                <w:kern w:val="24"/>
                <w:sz w:val="28"/>
                <w:szCs w:val="28"/>
              </w:rPr>
              <w:t>0.873</w:t>
            </w:r>
          </w:p>
        </w:tc>
        <w:tc>
          <w:tcPr>
            <w:tcW w:w="1490" w:type="dxa"/>
            <w:vAlign w:val="center"/>
          </w:tcPr>
          <w:p w14:paraId="6EBB5C83" w14:textId="7E15C498" w:rsidR="00A278F2" w:rsidRPr="00B50B7A" w:rsidRDefault="00E138CA" w:rsidP="001D5325">
            <w:pPr>
              <w:jc w:val="center"/>
              <w:rPr>
                <w:rFonts w:ascii="Arial" w:hAnsi="Arial" w:cs="Arial"/>
                <w:sz w:val="28"/>
                <w:szCs w:val="28"/>
              </w:rPr>
            </w:pPr>
            <w:del w:id="650" w:author="Alex Perryman" w:date="2015-08-11T16:46:00Z">
              <w:r w:rsidRPr="00B50B7A" w:rsidDel="00E138CA">
                <w:rPr>
                  <w:rFonts w:ascii="Arial" w:hAnsi="Arial" w:cs="Arial"/>
                  <w:color w:val="000000" w:themeColor="text1"/>
                  <w:kern w:val="24"/>
                  <w:sz w:val="28"/>
                  <w:szCs w:val="28"/>
                </w:rPr>
                <w:delText>G</w:delText>
              </w:r>
              <w:r w:rsidR="00A278F2" w:rsidRPr="00B50B7A" w:rsidDel="00E138CA">
                <w:rPr>
                  <w:rFonts w:ascii="Arial" w:hAnsi="Arial" w:cs="Arial"/>
                  <w:color w:val="000000" w:themeColor="text1"/>
                  <w:kern w:val="24"/>
                  <w:sz w:val="28"/>
                  <w:szCs w:val="28"/>
                </w:rPr>
                <w:delText>ood</w:delText>
              </w:r>
            </w:del>
            <w:proofErr w:type="gramStart"/>
            <w:ins w:id="651" w:author="Alex Perryman" w:date="2015-08-11T16:46:00Z">
              <w:r>
                <w:rPr>
                  <w:rFonts w:ascii="Arial" w:hAnsi="Arial" w:cs="Arial"/>
                  <w:color w:val="000000" w:themeColor="text1"/>
                  <w:kern w:val="24"/>
                  <w:sz w:val="28"/>
                  <w:szCs w:val="28"/>
                </w:rPr>
                <w:t>g</w:t>
              </w:r>
              <w:r w:rsidRPr="00B50B7A">
                <w:rPr>
                  <w:rFonts w:ascii="Arial" w:hAnsi="Arial" w:cs="Arial"/>
                  <w:color w:val="000000" w:themeColor="text1"/>
                  <w:kern w:val="24"/>
                  <w:sz w:val="28"/>
                  <w:szCs w:val="28"/>
                </w:rPr>
                <w:t>ood</w:t>
              </w:r>
            </w:ins>
            <w:proofErr w:type="gramEnd"/>
          </w:p>
        </w:tc>
        <w:tc>
          <w:tcPr>
            <w:tcW w:w="1603" w:type="dxa"/>
            <w:vAlign w:val="center"/>
          </w:tcPr>
          <w:p w14:paraId="24D8FE82" w14:textId="77777777" w:rsidR="00A278F2" w:rsidRPr="00B50B7A" w:rsidRDefault="00A278F2" w:rsidP="001D5325">
            <w:pPr>
              <w:jc w:val="center"/>
              <w:rPr>
                <w:rFonts w:ascii="Arial" w:hAnsi="Arial" w:cs="Arial"/>
                <w:sz w:val="28"/>
                <w:szCs w:val="28"/>
              </w:rPr>
            </w:pPr>
            <w:r w:rsidRPr="00B50B7A">
              <w:rPr>
                <w:rFonts w:ascii="Arial" w:hAnsi="Arial" w:cs="Arial"/>
                <w:color w:val="000000" w:themeColor="text1"/>
                <w:kern w:val="24"/>
                <w:sz w:val="28"/>
                <w:szCs w:val="28"/>
              </w:rPr>
              <w:t>95.0</w:t>
            </w:r>
          </w:p>
        </w:tc>
        <w:tc>
          <w:tcPr>
            <w:tcW w:w="1616" w:type="dxa"/>
            <w:vAlign w:val="center"/>
          </w:tcPr>
          <w:p w14:paraId="33A890E0" w14:textId="77777777" w:rsidR="00A278F2" w:rsidRPr="00B50B7A" w:rsidRDefault="00A278F2" w:rsidP="001D5325">
            <w:pPr>
              <w:jc w:val="center"/>
              <w:rPr>
                <w:rFonts w:ascii="Arial" w:hAnsi="Arial" w:cs="Arial"/>
                <w:sz w:val="28"/>
                <w:szCs w:val="28"/>
              </w:rPr>
            </w:pPr>
            <w:r w:rsidRPr="00B50B7A">
              <w:rPr>
                <w:rFonts w:ascii="Arial" w:hAnsi="Arial" w:cs="Arial"/>
                <w:color w:val="000000" w:themeColor="text1"/>
                <w:kern w:val="24"/>
                <w:sz w:val="28"/>
                <w:szCs w:val="28"/>
              </w:rPr>
              <w:t>80.9</w:t>
            </w:r>
          </w:p>
        </w:tc>
        <w:tc>
          <w:tcPr>
            <w:tcW w:w="1950" w:type="dxa"/>
            <w:vAlign w:val="center"/>
          </w:tcPr>
          <w:p w14:paraId="64CABE6F" w14:textId="77777777" w:rsidR="00A278F2" w:rsidRPr="00B50B7A" w:rsidRDefault="00A278F2" w:rsidP="001D5325">
            <w:pPr>
              <w:jc w:val="center"/>
              <w:rPr>
                <w:rFonts w:ascii="Arial" w:hAnsi="Arial" w:cs="Arial"/>
                <w:sz w:val="28"/>
                <w:szCs w:val="28"/>
              </w:rPr>
            </w:pPr>
            <w:r w:rsidRPr="00B50B7A">
              <w:rPr>
                <w:rFonts w:ascii="Arial" w:hAnsi="Arial" w:cs="Arial"/>
                <w:color w:val="000000" w:themeColor="text1"/>
                <w:kern w:val="24"/>
                <w:sz w:val="28"/>
                <w:szCs w:val="28"/>
              </w:rPr>
              <w:t>85.8</w:t>
            </w:r>
          </w:p>
        </w:tc>
      </w:tr>
      <w:tr w:rsidR="00A278F2" w:rsidRPr="00F208F3" w14:paraId="1F6EB6E9" w14:textId="77777777" w:rsidTr="001D5325">
        <w:tc>
          <w:tcPr>
            <w:tcW w:w="1539" w:type="dxa"/>
          </w:tcPr>
          <w:p w14:paraId="6C15EF5B" w14:textId="77777777" w:rsidR="00A278F2" w:rsidRPr="00B50B7A" w:rsidRDefault="00A278F2" w:rsidP="001D5325">
            <w:pPr>
              <w:jc w:val="center"/>
              <w:rPr>
                <w:rFonts w:ascii="Arial" w:hAnsi="Arial" w:cs="Arial"/>
              </w:rPr>
            </w:pPr>
            <w:r w:rsidRPr="00B50B7A">
              <w:rPr>
                <w:rFonts w:ascii="Arial" w:hAnsi="Arial" w:cs="Arial"/>
              </w:rPr>
              <w:t xml:space="preserve">Full </w:t>
            </w:r>
          </w:p>
          <w:p w14:paraId="208C5465" w14:textId="77777777" w:rsidR="00A278F2" w:rsidRPr="00B50B7A" w:rsidRDefault="00A278F2" w:rsidP="001D5325">
            <w:pPr>
              <w:jc w:val="center"/>
              <w:rPr>
                <w:rFonts w:ascii="Arial" w:hAnsi="Arial" w:cs="Arial"/>
              </w:rPr>
            </w:pPr>
            <w:r w:rsidRPr="00B50B7A">
              <w:rPr>
                <w:rFonts w:ascii="Arial" w:hAnsi="Arial" w:cs="Arial"/>
              </w:rPr>
              <w:t>Half-Life</w:t>
            </w:r>
          </w:p>
          <w:p w14:paraId="428E748B" w14:textId="77777777" w:rsidR="00A278F2" w:rsidRPr="00B50B7A" w:rsidRDefault="00A278F2" w:rsidP="001D5325">
            <w:pPr>
              <w:jc w:val="center"/>
              <w:rPr>
                <w:rFonts w:ascii="Arial" w:hAnsi="Arial" w:cs="Arial"/>
              </w:rPr>
            </w:pPr>
            <w:r w:rsidRPr="00B50B7A">
              <w:rPr>
                <w:rFonts w:ascii="Arial" w:hAnsi="Arial" w:cs="Arial"/>
              </w:rPr>
              <w:t>FCFP_12 20 bins</w:t>
            </w:r>
          </w:p>
        </w:tc>
        <w:tc>
          <w:tcPr>
            <w:tcW w:w="1378" w:type="dxa"/>
            <w:vAlign w:val="center"/>
          </w:tcPr>
          <w:p w14:paraId="6E19C7C5" w14:textId="77777777" w:rsidR="00A278F2" w:rsidRPr="00B50B7A" w:rsidRDefault="00A278F2" w:rsidP="001D5325">
            <w:pPr>
              <w:jc w:val="center"/>
              <w:rPr>
                <w:rFonts w:ascii="Arial" w:hAnsi="Arial" w:cs="Arial"/>
                <w:sz w:val="28"/>
                <w:szCs w:val="28"/>
              </w:rPr>
            </w:pPr>
            <w:r w:rsidRPr="00B50B7A">
              <w:rPr>
                <w:rFonts w:ascii="Arial" w:hAnsi="Arial" w:cs="Arial"/>
                <w:color w:val="000000" w:themeColor="text1"/>
                <w:kern w:val="24"/>
                <w:sz w:val="28"/>
                <w:szCs w:val="28"/>
              </w:rPr>
              <w:t>0.838</w:t>
            </w:r>
          </w:p>
        </w:tc>
        <w:tc>
          <w:tcPr>
            <w:tcW w:w="1490" w:type="dxa"/>
            <w:vAlign w:val="center"/>
          </w:tcPr>
          <w:p w14:paraId="6E11B126" w14:textId="384C20C6" w:rsidR="00A278F2" w:rsidRPr="00B50B7A" w:rsidRDefault="00E138CA" w:rsidP="001D5325">
            <w:pPr>
              <w:jc w:val="center"/>
              <w:rPr>
                <w:rFonts w:ascii="Arial" w:hAnsi="Arial" w:cs="Arial"/>
                <w:sz w:val="28"/>
                <w:szCs w:val="28"/>
              </w:rPr>
            </w:pPr>
            <w:del w:id="652" w:author="Alex Perryman" w:date="2015-08-11T16:46:00Z">
              <w:r w:rsidRPr="00B50B7A" w:rsidDel="00E138CA">
                <w:rPr>
                  <w:rFonts w:ascii="Arial" w:hAnsi="Arial" w:cs="Arial"/>
                  <w:color w:val="000000" w:themeColor="text1"/>
                  <w:kern w:val="24"/>
                  <w:sz w:val="28"/>
                  <w:szCs w:val="28"/>
                </w:rPr>
                <w:delText>G</w:delText>
              </w:r>
              <w:r w:rsidR="00A278F2" w:rsidRPr="00B50B7A" w:rsidDel="00E138CA">
                <w:rPr>
                  <w:rFonts w:ascii="Arial" w:hAnsi="Arial" w:cs="Arial"/>
                  <w:color w:val="000000" w:themeColor="text1"/>
                  <w:kern w:val="24"/>
                  <w:sz w:val="28"/>
                  <w:szCs w:val="28"/>
                </w:rPr>
                <w:delText>ood</w:delText>
              </w:r>
            </w:del>
            <w:proofErr w:type="gramStart"/>
            <w:ins w:id="653" w:author="Alex Perryman" w:date="2015-08-11T16:46:00Z">
              <w:r>
                <w:rPr>
                  <w:rFonts w:ascii="Arial" w:hAnsi="Arial" w:cs="Arial"/>
                  <w:color w:val="000000" w:themeColor="text1"/>
                  <w:kern w:val="24"/>
                  <w:sz w:val="28"/>
                  <w:szCs w:val="28"/>
                </w:rPr>
                <w:t>g</w:t>
              </w:r>
              <w:r w:rsidRPr="00B50B7A">
                <w:rPr>
                  <w:rFonts w:ascii="Arial" w:hAnsi="Arial" w:cs="Arial"/>
                  <w:color w:val="000000" w:themeColor="text1"/>
                  <w:kern w:val="24"/>
                  <w:sz w:val="28"/>
                  <w:szCs w:val="28"/>
                </w:rPr>
                <w:t>ood</w:t>
              </w:r>
            </w:ins>
            <w:proofErr w:type="gramEnd"/>
          </w:p>
        </w:tc>
        <w:tc>
          <w:tcPr>
            <w:tcW w:w="1603" w:type="dxa"/>
            <w:vAlign w:val="center"/>
          </w:tcPr>
          <w:p w14:paraId="37C5DDE4" w14:textId="77777777" w:rsidR="00A278F2" w:rsidRPr="00B50B7A" w:rsidRDefault="00A278F2" w:rsidP="001D5325">
            <w:pPr>
              <w:jc w:val="center"/>
              <w:rPr>
                <w:rFonts w:ascii="Arial" w:hAnsi="Arial" w:cs="Arial"/>
                <w:sz w:val="28"/>
                <w:szCs w:val="28"/>
              </w:rPr>
            </w:pPr>
            <w:r w:rsidRPr="00B50B7A">
              <w:rPr>
                <w:rFonts w:ascii="Arial" w:hAnsi="Arial" w:cs="Arial"/>
                <w:color w:val="000000" w:themeColor="text1"/>
                <w:kern w:val="24"/>
                <w:sz w:val="28"/>
                <w:szCs w:val="28"/>
              </w:rPr>
              <w:t>94.7</w:t>
            </w:r>
          </w:p>
        </w:tc>
        <w:tc>
          <w:tcPr>
            <w:tcW w:w="1616" w:type="dxa"/>
            <w:vAlign w:val="center"/>
          </w:tcPr>
          <w:p w14:paraId="3CDE3AA3" w14:textId="77777777" w:rsidR="00A278F2" w:rsidRPr="00B50B7A" w:rsidRDefault="00A278F2" w:rsidP="001D5325">
            <w:pPr>
              <w:jc w:val="center"/>
              <w:rPr>
                <w:rFonts w:ascii="Arial" w:hAnsi="Arial" w:cs="Arial"/>
                <w:sz w:val="28"/>
                <w:szCs w:val="28"/>
              </w:rPr>
            </w:pPr>
            <w:r w:rsidRPr="00B50B7A">
              <w:rPr>
                <w:rFonts w:ascii="Arial" w:hAnsi="Arial" w:cs="Arial"/>
                <w:color w:val="000000" w:themeColor="text1"/>
                <w:kern w:val="24"/>
                <w:sz w:val="28"/>
                <w:szCs w:val="28"/>
              </w:rPr>
              <w:t>73.1</w:t>
            </w:r>
          </w:p>
        </w:tc>
        <w:tc>
          <w:tcPr>
            <w:tcW w:w="1950" w:type="dxa"/>
            <w:vAlign w:val="center"/>
          </w:tcPr>
          <w:p w14:paraId="347C4BA5" w14:textId="77777777" w:rsidR="00A278F2" w:rsidRPr="00B50B7A" w:rsidRDefault="00A278F2" w:rsidP="001D5325">
            <w:pPr>
              <w:jc w:val="center"/>
              <w:rPr>
                <w:rFonts w:ascii="Arial" w:hAnsi="Arial" w:cs="Arial"/>
                <w:sz w:val="28"/>
                <w:szCs w:val="28"/>
              </w:rPr>
            </w:pPr>
            <w:r w:rsidRPr="00B50B7A">
              <w:rPr>
                <w:rFonts w:ascii="Arial" w:hAnsi="Arial" w:cs="Arial"/>
                <w:color w:val="000000" w:themeColor="text1"/>
                <w:kern w:val="24"/>
                <w:sz w:val="28"/>
                <w:szCs w:val="28"/>
              </w:rPr>
              <w:t>79.4</w:t>
            </w:r>
          </w:p>
        </w:tc>
      </w:tr>
      <w:tr w:rsidR="00A278F2" w:rsidRPr="00F208F3" w14:paraId="15866A53" w14:textId="77777777" w:rsidTr="001D5325">
        <w:trPr>
          <w:trHeight w:val="341"/>
        </w:trPr>
        <w:tc>
          <w:tcPr>
            <w:tcW w:w="1539" w:type="dxa"/>
          </w:tcPr>
          <w:p w14:paraId="756BC46F" w14:textId="77777777" w:rsidR="00A278F2" w:rsidRPr="00B50B7A" w:rsidRDefault="00A278F2" w:rsidP="001D5325">
            <w:pPr>
              <w:jc w:val="center"/>
              <w:rPr>
                <w:rFonts w:ascii="Arial" w:hAnsi="Arial" w:cs="Arial"/>
              </w:rPr>
            </w:pPr>
            <w:r w:rsidRPr="00B50B7A">
              <w:rPr>
                <w:rFonts w:ascii="Arial" w:hAnsi="Arial" w:cs="Arial"/>
              </w:rPr>
              <w:t xml:space="preserve">Pruned </w:t>
            </w:r>
          </w:p>
          <w:p w14:paraId="425BD494" w14:textId="77777777" w:rsidR="00A278F2" w:rsidRPr="00B50B7A" w:rsidRDefault="00A278F2" w:rsidP="001D5325">
            <w:pPr>
              <w:jc w:val="center"/>
              <w:rPr>
                <w:rFonts w:ascii="Arial" w:hAnsi="Arial" w:cs="Arial"/>
              </w:rPr>
            </w:pPr>
            <w:r w:rsidRPr="00B50B7A">
              <w:rPr>
                <w:rFonts w:ascii="Arial" w:hAnsi="Arial" w:cs="Arial"/>
              </w:rPr>
              <w:t>Half-Life FCFP_12 20 bins</w:t>
            </w:r>
          </w:p>
        </w:tc>
        <w:tc>
          <w:tcPr>
            <w:tcW w:w="1378" w:type="dxa"/>
            <w:vAlign w:val="center"/>
          </w:tcPr>
          <w:p w14:paraId="57F70E27" w14:textId="77777777" w:rsidR="00A278F2" w:rsidRPr="00B50B7A" w:rsidRDefault="00A278F2" w:rsidP="001D5325">
            <w:pPr>
              <w:jc w:val="center"/>
              <w:rPr>
                <w:rFonts w:ascii="Arial" w:hAnsi="Arial" w:cs="Arial"/>
                <w:sz w:val="28"/>
                <w:szCs w:val="28"/>
              </w:rPr>
            </w:pPr>
            <w:r w:rsidRPr="00B50B7A">
              <w:rPr>
                <w:rFonts w:ascii="Arial" w:hAnsi="Arial" w:cs="Arial"/>
                <w:color w:val="000000" w:themeColor="text1"/>
                <w:kern w:val="24"/>
                <w:sz w:val="28"/>
                <w:szCs w:val="28"/>
              </w:rPr>
              <w:t>0.873</w:t>
            </w:r>
          </w:p>
        </w:tc>
        <w:tc>
          <w:tcPr>
            <w:tcW w:w="1490" w:type="dxa"/>
            <w:vAlign w:val="center"/>
          </w:tcPr>
          <w:p w14:paraId="3BE6C695" w14:textId="77777777" w:rsidR="00A278F2" w:rsidRPr="00B50B7A" w:rsidRDefault="00A278F2" w:rsidP="001D5325">
            <w:pPr>
              <w:jc w:val="center"/>
              <w:rPr>
                <w:rFonts w:ascii="Arial" w:hAnsi="Arial" w:cs="Arial"/>
                <w:sz w:val="28"/>
                <w:szCs w:val="28"/>
              </w:rPr>
            </w:pPr>
            <w:proofErr w:type="gramStart"/>
            <w:r w:rsidRPr="00B50B7A">
              <w:rPr>
                <w:rFonts w:ascii="Arial" w:hAnsi="Arial" w:cs="Arial"/>
                <w:color w:val="000000" w:themeColor="text1"/>
                <w:kern w:val="24"/>
                <w:sz w:val="28"/>
                <w:szCs w:val="28"/>
              </w:rPr>
              <w:t>good</w:t>
            </w:r>
            <w:proofErr w:type="gramEnd"/>
          </w:p>
        </w:tc>
        <w:tc>
          <w:tcPr>
            <w:tcW w:w="1603" w:type="dxa"/>
            <w:vAlign w:val="center"/>
          </w:tcPr>
          <w:p w14:paraId="1F5D28DC" w14:textId="77777777" w:rsidR="00A278F2" w:rsidRPr="00B50B7A" w:rsidRDefault="00A278F2" w:rsidP="001D5325">
            <w:pPr>
              <w:jc w:val="center"/>
              <w:rPr>
                <w:rFonts w:ascii="Arial" w:hAnsi="Arial" w:cs="Arial"/>
                <w:sz w:val="28"/>
                <w:szCs w:val="28"/>
              </w:rPr>
            </w:pPr>
            <w:r w:rsidRPr="00B50B7A">
              <w:rPr>
                <w:rFonts w:ascii="Arial" w:hAnsi="Arial" w:cs="Arial"/>
                <w:color w:val="000000" w:themeColor="text1"/>
                <w:kern w:val="24"/>
                <w:sz w:val="28"/>
                <w:szCs w:val="28"/>
              </w:rPr>
              <w:t>95.0</w:t>
            </w:r>
          </w:p>
        </w:tc>
        <w:tc>
          <w:tcPr>
            <w:tcW w:w="1616" w:type="dxa"/>
            <w:vAlign w:val="center"/>
          </w:tcPr>
          <w:p w14:paraId="53F53485" w14:textId="77777777" w:rsidR="00A278F2" w:rsidRPr="00B50B7A" w:rsidRDefault="00A278F2" w:rsidP="001D5325">
            <w:pPr>
              <w:jc w:val="center"/>
              <w:rPr>
                <w:rFonts w:ascii="Arial" w:hAnsi="Arial" w:cs="Arial"/>
                <w:sz w:val="28"/>
                <w:szCs w:val="28"/>
              </w:rPr>
            </w:pPr>
            <w:r w:rsidRPr="00B50B7A">
              <w:rPr>
                <w:rFonts w:ascii="Arial" w:hAnsi="Arial" w:cs="Arial"/>
                <w:color w:val="000000" w:themeColor="text1"/>
                <w:kern w:val="24"/>
                <w:sz w:val="28"/>
                <w:szCs w:val="28"/>
              </w:rPr>
              <w:t>81.5</w:t>
            </w:r>
          </w:p>
        </w:tc>
        <w:tc>
          <w:tcPr>
            <w:tcW w:w="1950" w:type="dxa"/>
            <w:vAlign w:val="center"/>
          </w:tcPr>
          <w:p w14:paraId="00ECBFCA" w14:textId="77777777" w:rsidR="00A278F2" w:rsidRPr="00B50B7A" w:rsidRDefault="00A278F2" w:rsidP="001D5325">
            <w:pPr>
              <w:jc w:val="center"/>
              <w:rPr>
                <w:rFonts w:ascii="Arial" w:hAnsi="Arial" w:cs="Arial"/>
                <w:sz w:val="28"/>
                <w:szCs w:val="28"/>
              </w:rPr>
            </w:pPr>
            <w:r w:rsidRPr="00B50B7A">
              <w:rPr>
                <w:rFonts w:ascii="Arial" w:hAnsi="Arial" w:cs="Arial"/>
                <w:color w:val="000000" w:themeColor="text1"/>
                <w:kern w:val="24"/>
                <w:sz w:val="28"/>
                <w:szCs w:val="28"/>
              </w:rPr>
              <w:t>86.2</w:t>
            </w:r>
          </w:p>
        </w:tc>
      </w:tr>
    </w:tbl>
    <w:p w14:paraId="60A99FA2" w14:textId="77777777" w:rsidR="00A278F2" w:rsidRDefault="00A278F2" w:rsidP="00A278F2">
      <w:pPr>
        <w:rPr>
          <w:rFonts w:ascii="Arial" w:hAnsi="Arial"/>
        </w:rPr>
      </w:pPr>
    </w:p>
    <w:p w14:paraId="665DF901" w14:textId="77777777" w:rsidR="00A278F2" w:rsidRDefault="00A278F2" w:rsidP="00A278F2">
      <w:pPr>
        <w:rPr>
          <w:rFonts w:ascii="Arial" w:hAnsi="Arial"/>
        </w:rPr>
      </w:pPr>
    </w:p>
    <w:p w14:paraId="3E269A24" w14:textId="56BB4F58" w:rsidR="00A278F2" w:rsidRDefault="00A278F2" w:rsidP="00B50B7A">
      <w:pPr>
        <w:spacing w:line="480" w:lineRule="auto"/>
        <w:jc w:val="both"/>
        <w:rPr>
          <w:rFonts w:ascii="Arial" w:hAnsi="Arial"/>
        </w:rPr>
      </w:pPr>
      <w:r>
        <w:rPr>
          <w:rFonts w:ascii="Arial" w:hAnsi="Arial"/>
        </w:rPr>
        <w:t xml:space="preserve">Notes: </w:t>
      </w:r>
      <w:r w:rsidR="00C455DA">
        <w:rPr>
          <w:rFonts w:ascii="Arial" w:hAnsi="Arial"/>
        </w:rPr>
        <w:t xml:space="preserve">(a) </w:t>
      </w:r>
      <w:r>
        <w:rPr>
          <w:rFonts w:ascii="Arial" w:hAnsi="Arial"/>
        </w:rPr>
        <w:t xml:space="preserve">the “ROC rating” is a qualitative grading system that Pipeline Pilot </w:t>
      </w:r>
      <w:r w:rsidR="00FC2F4F">
        <w:rPr>
          <w:rFonts w:ascii="Arial" w:hAnsi="Arial"/>
        </w:rPr>
        <w:t xml:space="preserve">9.1 (BIOVIA) </w:t>
      </w:r>
      <w:proofErr w:type="gramStart"/>
      <w:r>
        <w:rPr>
          <w:rFonts w:ascii="Arial" w:hAnsi="Arial"/>
        </w:rPr>
        <w:t>outputs</w:t>
      </w:r>
      <w:proofErr w:type="gramEnd"/>
      <w:r>
        <w:rPr>
          <w:rFonts w:ascii="Arial" w:hAnsi="Arial"/>
        </w:rPr>
        <w:t xml:space="preserve">, which ranges from: fail &lt; poor &lt; fair &lt; good &lt; excellent.  </w:t>
      </w:r>
      <w:r w:rsidR="00C455DA">
        <w:rPr>
          <w:rFonts w:ascii="Arial" w:hAnsi="Arial"/>
        </w:rPr>
        <w:t xml:space="preserve">(b) </w:t>
      </w:r>
      <w:r w:rsidR="001D5325">
        <w:rPr>
          <w:rFonts w:ascii="Arial" w:hAnsi="Arial"/>
        </w:rPr>
        <w:t xml:space="preserve">The run parameters in parentheses correspond to the default settings in the “create Bayesian model” protocol in Pipeline Pilot.  For each set of run parameters investigated, the </w:t>
      </w:r>
      <w:r w:rsidR="001D5325">
        <w:rPr>
          <w:rFonts w:ascii="Arial" w:hAnsi="Arial"/>
        </w:rPr>
        <w:lastRenderedPageBreak/>
        <w:t>“pruned” half-life training set always produced a more accurate model than the “full” half-life training set, according to these in</w:t>
      </w:r>
      <w:r w:rsidR="0095569C">
        <w:rPr>
          <w:rFonts w:ascii="Arial" w:hAnsi="Arial"/>
        </w:rPr>
        <w:t>ternal statistics from five-fold cross-validation.</w:t>
      </w:r>
    </w:p>
    <w:p w14:paraId="69F43DCD" w14:textId="77777777" w:rsidR="00A278F2" w:rsidRDefault="00A278F2" w:rsidP="00A278F2">
      <w:pPr>
        <w:rPr>
          <w:rFonts w:ascii="Arial" w:hAnsi="Arial"/>
        </w:rPr>
      </w:pPr>
    </w:p>
    <w:p w14:paraId="59F3E2CC" w14:textId="77777777" w:rsidR="00313133" w:rsidRDefault="00313133">
      <w:pPr>
        <w:rPr>
          <w:rFonts w:ascii="Arial" w:hAnsi="Arial"/>
          <w:b/>
        </w:rPr>
      </w:pPr>
      <w:r>
        <w:rPr>
          <w:rFonts w:ascii="Arial" w:hAnsi="Arial"/>
          <w:b/>
        </w:rPr>
        <w:br w:type="page"/>
      </w:r>
    </w:p>
    <w:p w14:paraId="7C509994" w14:textId="08D56A0D" w:rsidR="00A278F2" w:rsidRDefault="00A278F2" w:rsidP="00C913B8">
      <w:pPr>
        <w:spacing w:line="480" w:lineRule="auto"/>
        <w:jc w:val="center"/>
        <w:rPr>
          <w:rFonts w:ascii="Arial" w:hAnsi="Arial"/>
        </w:rPr>
      </w:pPr>
      <w:r>
        <w:rPr>
          <w:rFonts w:ascii="Arial" w:hAnsi="Arial"/>
          <w:b/>
        </w:rPr>
        <w:lastRenderedPageBreak/>
        <w:t xml:space="preserve">Table </w:t>
      </w:r>
      <w:r w:rsidR="00B260BD">
        <w:rPr>
          <w:rFonts w:ascii="Arial" w:hAnsi="Arial"/>
          <w:b/>
        </w:rPr>
        <w:t>S</w:t>
      </w:r>
      <w:ins w:id="654" w:author="Alex Perryman" w:date="2015-08-11T16:46:00Z">
        <w:r w:rsidR="00C466A1">
          <w:rPr>
            <w:rFonts w:ascii="Arial" w:hAnsi="Arial"/>
            <w:b/>
          </w:rPr>
          <w:t>-VI</w:t>
        </w:r>
      </w:ins>
      <w:del w:id="655" w:author="Alex Perryman" w:date="2015-08-11T16:46:00Z">
        <w:r w:rsidR="00B260BD" w:rsidDel="00C466A1">
          <w:rPr>
            <w:rFonts w:ascii="Arial" w:hAnsi="Arial"/>
            <w:b/>
          </w:rPr>
          <w:delText>2</w:delText>
        </w:r>
      </w:del>
      <w:r w:rsidRPr="00670D2E">
        <w:rPr>
          <w:rFonts w:ascii="Arial" w:hAnsi="Arial"/>
          <w:b/>
        </w:rPr>
        <w:t xml:space="preserve">. </w:t>
      </w:r>
      <w:r>
        <w:rPr>
          <w:rFonts w:ascii="Arial" w:hAnsi="Arial"/>
          <w:b/>
        </w:rPr>
        <w:t>External test</w:t>
      </w:r>
      <w:r w:rsidRPr="00670D2E">
        <w:rPr>
          <w:rFonts w:ascii="Arial" w:hAnsi="Arial"/>
          <w:b/>
        </w:rPr>
        <w:t xml:space="preserve"> statistics from </w:t>
      </w:r>
      <w:r>
        <w:rPr>
          <w:rFonts w:ascii="Arial" w:hAnsi="Arial"/>
          <w:b/>
        </w:rPr>
        <w:t xml:space="preserve">evaluating the accuracy of </w:t>
      </w:r>
      <w:r w:rsidR="00A22AD5">
        <w:rPr>
          <w:rFonts w:ascii="Arial" w:hAnsi="Arial"/>
          <w:b/>
        </w:rPr>
        <w:t>MLM half-life Bayesians that were created using different sets of run parameters, by using these Bayesians</w:t>
      </w:r>
      <w:r>
        <w:rPr>
          <w:rFonts w:ascii="Arial" w:hAnsi="Arial"/>
          <w:b/>
        </w:rPr>
        <w:t xml:space="preserve"> to score the </w:t>
      </w:r>
      <w:proofErr w:type="spellStart"/>
      <w:r>
        <w:rPr>
          <w:rFonts w:ascii="Arial" w:hAnsi="Arial"/>
          <w:b/>
        </w:rPr>
        <w:t>Dartois</w:t>
      </w:r>
      <w:proofErr w:type="spellEnd"/>
      <w:r>
        <w:rPr>
          <w:rFonts w:ascii="Arial" w:hAnsi="Arial"/>
          <w:b/>
        </w:rPr>
        <w:t xml:space="preserve"> </w:t>
      </w:r>
      <w:r w:rsidR="00313133">
        <w:rPr>
          <w:rFonts w:ascii="Arial" w:hAnsi="Arial"/>
          <w:b/>
        </w:rPr>
        <w:t>201</w:t>
      </w:r>
      <w:r w:rsidR="00B50B7A">
        <w:rPr>
          <w:rFonts w:ascii="Arial" w:hAnsi="Arial"/>
          <w:b/>
        </w:rPr>
        <w:t>5</w:t>
      </w:r>
      <w:r w:rsidR="00313133">
        <w:rPr>
          <w:rFonts w:ascii="Arial" w:hAnsi="Arial"/>
          <w:b/>
        </w:rPr>
        <w:t xml:space="preserve"> </w:t>
      </w:r>
      <w:r>
        <w:rPr>
          <w:rFonts w:ascii="Arial" w:hAnsi="Arial"/>
          <w:b/>
        </w:rPr>
        <w:t xml:space="preserve">set of 30 known </w:t>
      </w:r>
      <w:proofErr w:type="spellStart"/>
      <w:r>
        <w:rPr>
          <w:rFonts w:ascii="Arial" w:hAnsi="Arial"/>
          <w:b/>
        </w:rPr>
        <w:t>antitubercular</w:t>
      </w:r>
      <w:proofErr w:type="spellEnd"/>
      <w:r>
        <w:rPr>
          <w:rFonts w:ascii="Arial" w:hAnsi="Arial"/>
          <w:b/>
        </w:rPr>
        <w:t xml:space="preserve"> drugs.</w:t>
      </w:r>
    </w:p>
    <w:p w14:paraId="3B20AB11" w14:textId="77777777" w:rsidR="00A278F2" w:rsidRDefault="00A278F2" w:rsidP="00A278F2">
      <w:pPr>
        <w:rPr>
          <w:rFonts w:ascii="Arial" w:hAnsi="Arial"/>
        </w:rPr>
      </w:pPr>
    </w:p>
    <w:tbl>
      <w:tblPr>
        <w:tblStyle w:val="TableGrid"/>
        <w:tblW w:w="9981" w:type="dxa"/>
        <w:tblLook w:val="04A0" w:firstRow="1" w:lastRow="0" w:firstColumn="1" w:lastColumn="0" w:noHBand="0" w:noVBand="1"/>
      </w:tblPr>
      <w:tblGrid>
        <w:gridCol w:w="1417"/>
        <w:gridCol w:w="1323"/>
        <w:gridCol w:w="1603"/>
        <w:gridCol w:w="1616"/>
        <w:gridCol w:w="1323"/>
        <w:gridCol w:w="1309"/>
        <w:gridCol w:w="1390"/>
      </w:tblGrid>
      <w:tr w:rsidR="00A22AD5" w:rsidRPr="00CF1E7E" w14:paraId="448B6F1E" w14:textId="77777777" w:rsidTr="00A22AD5">
        <w:tc>
          <w:tcPr>
            <w:tcW w:w="1417" w:type="dxa"/>
          </w:tcPr>
          <w:p w14:paraId="6F4F7F05" w14:textId="77777777" w:rsidR="00A22AD5" w:rsidRPr="00B50B7A" w:rsidRDefault="00A22AD5" w:rsidP="001D5325">
            <w:pPr>
              <w:jc w:val="center"/>
              <w:rPr>
                <w:rFonts w:ascii="Arial" w:hAnsi="Arial" w:cs="Arial"/>
                <w:b/>
              </w:rPr>
            </w:pPr>
            <w:r w:rsidRPr="00B50B7A">
              <w:rPr>
                <w:rFonts w:ascii="Arial" w:hAnsi="Arial" w:cs="Arial"/>
                <w:b/>
              </w:rPr>
              <w:t>MLM stability Bayesian</w:t>
            </w:r>
          </w:p>
        </w:tc>
        <w:tc>
          <w:tcPr>
            <w:tcW w:w="1323" w:type="dxa"/>
            <w:vAlign w:val="center"/>
          </w:tcPr>
          <w:p w14:paraId="57C8C678" w14:textId="77777777" w:rsidR="00A22AD5" w:rsidRPr="00B50B7A" w:rsidRDefault="00A22AD5" w:rsidP="001D5325">
            <w:pPr>
              <w:jc w:val="center"/>
              <w:rPr>
                <w:rFonts w:ascii="Arial" w:hAnsi="Arial" w:cs="Arial"/>
                <w:b/>
              </w:rPr>
            </w:pPr>
            <w:r w:rsidRPr="00B50B7A">
              <w:rPr>
                <w:rFonts w:ascii="Arial" w:hAnsi="Arial" w:cs="Arial"/>
                <w:b/>
              </w:rPr>
              <w:t>External ROC score</w:t>
            </w:r>
          </w:p>
        </w:tc>
        <w:tc>
          <w:tcPr>
            <w:tcW w:w="1603" w:type="dxa"/>
            <w:vAlign w:val="center"/>
          </w:tcPr>
          <w:p w14:paraId="4C72D9E9" w14:textId="77777777" w:rsidR="00A22AD5" w:rsidRPr="00B50B7A" w:rsidRDefault="00A22AD5" w:rsidP="001D5325">
            <w:pPr>
              <w:jc w:val="center"/>
              <w:rPr>
                <w:rFonts w:ascii="Arial" w:hAnsi="Arial" w:cs="Arial"/>
                <w:b/>
              </w:rPr>
            </w:pPr>
            <w:r w:rsidRPr="00B50B7A">
              <w:rPr>
                <w:rFonts w:ascii="Arial" w:hAnsi="Arial" w:cs="Arial"/>
                <w:b/>
              </w:rPr>
              <w:t>External Sensitivity</w:t>
            </w:r>
          </w:p>
          <w:p w14:paraId="6D1EA432" w14:textId="77777777" w:rsidR="00A22AD5" w:rsidRPr="00B50B7A" w:rsidRDefault="00A22AD5" w:rsidP="001D5325">
            <w:pPr>
              <w:jc w:val="center"/>
              <w:rPr>
                <w:rFonts w:ascii="Arial" w:hAnsi="Arial" w:cs="Arial"/>
                <w:b/>
              </w:rPr>
            </w:pPr>
            <w:r w:rsidRPr="00B50B7A">
              <w:rPr>
                <w:rFonts w:ascii="Arial" w:hAnsi="Arial" w:cs="Arial"/>
                <w:b/>
              </w:rPr>
              <w:t>%</w:t>
            </w:r>
          </w:p>
        </w:tc>
        <w:tc>
          <w:tcPr>
            <w:tcW w:w="1616" w:type="dxa"/>
            <w:vAlign w:val="center"/>
          </w:tcPr>
          <w:p w14:paraId="4B8E093A" w14:textId="77777777" w:rsidR="00A22AD5" w:rsidRPr="00B50B7A" w:rsidRDefault="00A22AD5" w:rsidP="001D5325">
            <w:pPr>
              <w:jc w:val="center"/>
              <w:rPr>
                <w:rFonts w:ascii="Arial" w:hAnsi="Arial" w:cs="Arial"/>
                <w:b/>
              </w:rPr>
            </w:pPr>
            <w:r w:rsidRPr="00B50B7A">
              <w:rPr>
                <w:rFonts w:ascii="Arial" w:hAnsi="Arial" w:cs="Arial"/>
                <w:b/>
              </w:rPr>
              <w:t>External Specificity</w:t>
            </w:r>
          </w:p>
          <w:p w14:paraId="2304C1AD" w14:textId="77777777" w:rsidR="00A22AD5" w:rsidRPr="00B50B7A" w:rsidRDefault="00A22AD5" w:rsidP="001D5325">
            <w:pPr>
              <w:jc w:val="center"/>
              <w:rPr>
                <w:rFonts w:ascii="Arial" w:hAnsi="Arial" w:cs="Arial"/>
                <w:b/>
              </w:rPr>
            </w:pPr>
            <w:r w:rsidRPr="00B50B7A">
              <w:rPr>
                <w:rFonts w:ascii="Arial" w:hAnsi="Arial" w:cs="Arial"/>
                <w:b/>
              </w:rPr>
              <w:t>%</w:t>
            </w:r>
          </w:p>
        </w:tc>
        <w:tc>
          <w:tcPr>
            <w:tcW w:w="1323" w:type="dxa"/>
            <w:vAlign w:val="center"/>
          </w:tcPr>
          <w:p w14:paraId="0886C7E4" w14:textId="77777777" w:rsidR="00A22AD5" w:rsidRPr="00B50B7A" w:rsidRDefault="00A22AD5" w:rsidP="001D5325">
            <w:pPr>
              <w:jc w:val="center"/>
              <w:rPr>
                <w:rFonts w:ascii="Arial" w:hAnsi="Arial" w:cs="Arial"/>
                <w:b/>
              </w:rPr>
            </w:pPr>
            <w:r w:rsidRPr="00B50B7A">
              <w:rPr>
                <w:rFonts w:ascii="Arial" w:hAnsi="Arial" w:cs="Arial"/>
                <w:b/>
              </w:rPr>
              <w:t>External</w:t>
            </w:r>
          </w:p>
          <w:p w14:paraId="35AF3897" w14:textId="77777777" w:rsidR="00A22AD5" w:rsidRPr="00B50B7A" w:rsidRDefault="00A22AD5" w:rsidP="001D5325">
            <w:pPr>
              <w:jc w:val="center"/>
              <w:rPr>
                <w:rFonts w:ascii="Arial" w:hAnsi="Arial" w:cs="Arial"/>
                <w:b/>
              </w:rPr>
            </w:pPr>
            <w:proofErr w:type="spellStart"/>
            <w:r w:rsidRPr="00B50B7A">
              <w:rPr>
                <w:rFonts w:ascii="Arial" w:hAnsi="Arial" w:cs="Arial"/>
                <w:b/>
              </w:rPr>
              <w:t>Concor</w:t>
            </w:r>
            <w:proofErr w:type="spellEnd"/>
            <w:r w:rsidRPr="00B50B7A">
              <w:rPr>
                <w:rFonts w:ascii="Arial" w:hAnsi="Arial" w:cs="Arial"/>
                <w:b/>
              </w:rPr>
              <w:t>-dance</w:t>
            </w:r>
          </w:p>
          <w:p w14:paraId="1E1ACCA1" w14:textId="77777777" w:rsidR="00A22AD5" w:rsidRPr="00B50B7A" w:rsidRDefault="00A22AD5" w:rsidP="001D5325">
            <w:pPr>
              <w:jc w:val="center"/>
              <w:rPr>
                <w:rFonts w:ascii="Arial" w:hAnsi="Arial" w:cs="Arial"/>
                <w:b/>
              </w:rPr>
            </w:pPr>
            <w:r w:rsidRPr="00B50B7A">
              <w:rPr>
                <w:rFonts w:ascii="Arial" w:hAnsi="Arial" w:cs="Arial"/>
                <w:b/>
              </w:rPr>
              <w:t>%</w:t>
            </w:r>
          </w:p>
        </w:tc>
        <w:tc>
          <w:tcPr>
            <w:tcW w:w="1309" w:type="dxa"/>
            <w:vAlign w:val="center"/>
          </w:tcPr>
          <w:p w14:paraId="0528F2D1" w14:textId="77777777" w:rsidR="00A22AD5" w:rsidRPr="00B50B7A" w:rsidRDefault="00A22AD5" w:rsidP="001D5325">
            <w:pPr>
              <w:jc w:val="center"/>
              <w:rPr>
                <w:rFonts w:ascii="Arial" w:hAnsi="Arial" w:cs="Arial"/>
                <w:b/>
              </w:rPr>
            </w:pPr>
            <w:r w:rsidRPr="00B50B7A">
              <w:rPr>
                <w:rFonts w:ascii="Arial" w:hAnsi="Arial" w:cs="Arial"/>
                <w:b/>
              </w:rPr>
              <w:t>Stability</w:t>
            </w:r>
          </w:p>
          <w:p w14:paraId="0EF7E37E" w14:textId="41D41AB9" w:rsidR="00A22AD5" w:rsidRPr="00B50B7A" w:rsidRDefault="00A22AD5">
            <w:pPr>
              <w:jc w:val="center"/>
              <w:rPr>
                <w:rFonts w:ascii="Arial" w:hAnsi="Arial" w:cs="Arial"/>
                <w:b/>
              </w:rPr>
            </w:pPr>
            <w:r w:rsidRPr="00B50B7A">
              <w:rPr>
                <w:rFonts w:ascii="Arial" w:hAnsi="Arial" w:cs="Arial"/>
                <w:b/>
              </w:rPr>
              <w:t>Hit Rate</w:t>
            </w:r>
            <w:r w:rsidR="00C455DA">
              <w:rPr>
                <w:rFonts w:ascii="Arial" w:hAnsi="Arial" w:cs="Arial"/>
                <w:b/>
              </w:rPr>
              <w:t xml:space="preserve"> </w:t>
            </w:r>
            <w:r w:rsidR="00C455DA">
              <w:rPr>
                <w:rFonts w:ascii="Arial" w:hAnsi="Arial" w:cs="Arial"/>
                <w:b/>
                <w:vertAlign w:val="superscript"/>
              </w:rPr>
              <w:t>b</w:t>
            </w:r>
          </w:p>
        </w:tc>
        <w:tc>
          <w:tcPr>
            <w:tcW w:w="1390" w:type="dxa"/>
            <w:vAlign w:val="center"/>
          </w:tcPr>
          <w:p w14:paraId="56DF08A7" w14:textId="77777777" w:rsidR="00A22AD5" w:rsidRPr="00B50B7A" w:rsidRDefault="00A22AD5" w:rsidP="001D5325">
            <w:pPr>
              <w:jc w:val="center"/>
              <w:rPr>
                <w:rFonts w:ascii="Arial" w:hAnsi="Arial" w:cs="Arial"/>
                <w:b/>
              </w:rPr>
            </w:pPr>
            <w:r w:rsidRPr="00B50B7A">
              <w:rPr>
                <w:rFonts w:ascii="Arial" w:hAnsi="Arial" w:cs="Arial"/>
                <w:b/>
              </w:rPr>
              <w:t>Unstable</w:t>
            </w:r>
          </w:p>
          <w:p w14:paraId="455BCB21" w14:textId="77777777" w:rsidR="00A22AD5" w:rsidRPr="00B50B7A" w:rsidRDefault="00A22AD5" w:rsidP="001D5325">
            <w:pPr>
              <w:jc w:val="center"/>
              <w:rPr>
                <w:rFonts w:ascii="Arial" w:hAnsi="Arial" w:cs="Arial"/>
                <w:b/>
              </w:rPr>
            </w:pPr>
            <w:r w:rsidRPr="00B50B7A">
              <w:rPr>
                <w:rFonts w:ascii="Arial" w:hAnsi="Arial" w:cs="Arial"/>
                <w:b/>
              </w:rPr>
              <w:t>True –</w:t>
            </w:r>
          </w:p>
          <w:p w14:paraId="6D8C905F" w14:textId="1E78E2D7" w:rsidR="00A22AD5" w:rsidRPr="00B50B7A" w:rsidRDefault="00A22AD5" w:rsidP="001D5325">
            <w:pPr>
              <w:jc w:val="center"/>
              <w:rPr>
                <w:rFonts w:ascii="Arial" w:hAnsi="Arial" w:cs="Arial"/>
                <w:b/>
              </w:rPr>
            </w:pPr>
            <w:r w:rsidRPr="00B50B7A">
              <w:rPr>
                <w:rFonts w:ascii="Arial" w:hAnsi="Arial" w:cs="Arial"/>
                <w:b/>
              </w:rPr>
              <w:t>Filtered</w:t>
            </w:r>
            <w:r w:rsidR="00C455DA">
              <w:rPr>
                <w:rFonts w:ascii="Arial" w:hAnsi="Arial" w:cs="Arial"/>
                <w:b/>
              </w:rPr>
              <w:t xml:space="preserve"> </w:t>
            </w:r>
            <w:r w:rsidR="00C455DA" w:rsidRPr="00C913B8">
              <w:rPr>
                <w:rFonts w:ascii="Arial" w:hAnsi="Arial" w:cs="Arial"/>
                <w:b/>
                <w:vertAlign w:val="superscript"/>
              </w:rPr>
              <w:t>c</w:t>
            </w:r>
          </w:p>
        </w:tc>
      </w:tr>
      <w:tr w:rsidR="00A22AD5" w:rsidRPr="00CF1E7E" w14:paraId="51DF6178" w14:textId="77777777" w:rsidTr="00A22AD5">
        <w:tc>
          <w:tcPr>
            <w:tcW w:w="1417" w:type="dxa"/>
          </w:tcPr>
          <w:p w14:paraId="3432AD3D" w14:textId="77777777" w:rsidR="00A22AD5" w:rsidRPr="00B50B7A" w:rsidRDefault="00A22AD5" w:rsidP="005F7DA8">
            <w:pPr>
              <w:jc w:val="center"/>
              <w:rPr>
                <w:rFonts w:ascii="Arial" w:hAnsi="Arial" w:cs="Arial"/>
              </w:rPr>
            </w:pPr>
            <w:r w:rsidRPr="00B50B7A">
              <w:rPr>
                <w:rFonts w:ascii="Arial" w:hAnsi="Arial" w:cs="Arial"/>
              </w:rPr>
              <w:t xml:space="preserve">Full </w:t>
            </w:r>
          </w:p>
          <w:p w14:paraId="172CC0C0" w14:textId="77777777" w:rsidR="00A22AD5" w:rsidRPr="00B50B7A" w:rsidRDefault="00A22AD5" w:rsidP="005F7DA8">
            <w:pPr>
              <w:jc w:val="center"/>
              <w:rPr>
                <w:rFonts w:ascii="Arial" w:hAnsi="Arial" w:cs="Arial"/>
              </w:rPr>
            </w:pPr>
            <w:r w:rsidRPr="00B50B7A">
              <w:rPr>
                <w:rFonts w:ascii="Arial" w:hAnsi="Arial" w:cs="Arial"/>
              </w:rPr>
              <w:t>Half-Life</w:t>
            </w:r>
          </w:p>
          <w:p w14:paraId="2AEB3315" w14:textId="72EF004C" w:rsidR="00A22AD5" w:rsidRPr="00B50B7A" w:rsidRDefault="000D3F6F" w:rsidP="001D5325">
            <w:pPr>
              <w:jc w:val="center"/>
              <w:rPr>
                <w:rFonts w:ascii="Arial" w:hAnsi="Arial" w:cs="Arial"/>
              </w:rPr>
            </w:pPr>
            <w:r w:rsidRPr="00B50B7A">
              <w:rPr>
                <w:rFonts w:ascii="Arial" w:hAnsi="Arial" w:cs="Arial"/>
              </w:rPr>
              <w:t>FCFP_6</w:t>
            </w:r>
            <w:r w:rsidR="00A22AD5" w:rsidRPr="00B50B7A">
              <w:rPr>
                <w:rFonts w:ascii="Arial" w:hAnsi="Arial" w:cs="Arial"/>
              </w:rPr>
              <w:t xml:space="preserve"> </w:t>
            </w:r>
            <w:r w:rsidRPr="00B50B7A">
              <w:rPr>
                <w:rFonts w:ascii="Arial" w:hAnsi="Arial" w:cs="Arial"/>
              </w:rPr>
              <w:t>(</w:t>
            </w:r>
            <w:r w:rsidR="00A22AD5" w:rsidRPr="00B50B7A">
              <w:rPr>
                <w:rFonts w:ascii="Arial" w:hAnsi="Arial" w:cs="Arial"/>
              </w:rPr>
              <w:t>10 bins)</w:t>
            </w:r>
            <w:r w:rsidR="00C455DA">
              <w:rPr>
                <w:rFonts w:ascii="Arial" w:hAnsi="Arial" w:cs="Arial"/>
              </w:rPr>
              <w:t xml:space="preserve"> </w:t>
            </w:r>
            <w:r w:rsidR="00C455DA" w:rsidRPr="00C913B8">
              <w:rPr>
                <w:rFonts w:ascii="Arial" w:hAnsi="Arial" w:cs="Arial"/>
                <w:vertAlign w:val="superscript"/>
              </w:rPr>
              <w:t>a</w:t>
            </w:r>
          </w:p>
        </w:tc>
        <w:tc>
          <w:tcPr>
            <w:tcW w:w="1323" w:type="dxa"/>
            <w:vAlign w:val="center"/>
          </w:tcPr>
          <w:p w14:paraId="1C138259" w14:textId="77777777" w:rsidR="00A22AD5" w:rsidRPr="00B50B7A" w:rsidRDefault="00A22AD5" w:rsidP="001D5325">
            <w:pPr>
              <w:jc w:val="center"/>
              <w:rPr>
                <w:rFonts w:ascii="Arial" w:hAnsi="Arial" w:cs="Arial"/>
                <w:sz w:val="28"/>
                <w:szCs w:val="28"/>
              </w:rPr>
            </w:pPr>
            <w:r w:rsidRPr="00B50B7A">
              <w:rPr>
                <w:rFonts w:ascii="Arial" w:hAnsi="Arial" w:cs="Arial"/>
                <w:bCs/>
                <w:color w:val="000000" w:themeColor="text1"/>
                <w:kern w:val="24"/>
                <w:sz w:val="28"/>
                <w:szCs w:val="28"/>
              </w:rPr>
              <w:t>0.704</w:t>
            </w:r>
          </w:p>
        </w:tc>
        <w:tc>
          <w:tcPr>
            <w:tcW w:w="1603" w:type="dxa"/>
            <w:vAlign w:val="center"/>
          </w:tcPr>
          <w:p w14:paraId="337C6261" w14:textId="77777777" w:rsidR="00A22AD5" w:rsidRPr="00B50B7A" w:rsidRDefault="00A22AD5" w:rsidP="001D5325">
            <w:pPr>
              <w:jc w:val="center"/>
              <w:rPr>
                <w:rFonts w:ascii="Arial" w:hAnsi="Arial" w:cs="Arial"/>
                <w:sz w:val="28"/>
                <w:szCs w:val="28"/>
              </w:rPr>
            </w:pPr>
            <w:r w:rsidRPr="00B50B7A">
              <w:rPr>
                <w:rFonts w:ascii="Arial" w:hAnsi="Arial" w:cs="Arial"/>
                <w:bCs/>
                <w:color w:val="000000" w:themeColor="text1"/>
                <w:kern w:val="24"/>
                <w:sz w:val="28"/>
                <w:szCs w:val="28"/>
              </w:rPr>
              <w:t>81.5</w:t>
            </w:r>
          </w:p>
        </w:tc>
        <w:tc>
          <w:tcPr>
            <w:tcW w:w="1616" w:type="dxa"/>
            <w:vAlign w:val="center"/>
          </w:tcPr>
          <w:p w14:paraId="45D6F91B" w14:textId="77777777" w:rsidR="00A22AD5" w:rsidRPr="00B50B7A" w:rsidRDefault="00A22AD5" w:rsidP="001D5325">
            <w:pPr>
              <w:jc w:val="center"/>
              <w:rPr>
                <w:rFonts w:ascii="Arial" w:hAnsi="Arial" w:cs="Arial"/>
                <w:sz w:val="28"/>
                <w:szCs w:val="28"/>
              </w:rPr>
            </w:pPr>
            <w:r w:rsidRPr="00B50B7A">
              <w:rPr>
                <w:rFonts w:ascii="Arial" w:hAnsi="Arial" w:cs="Arial"/>
                <w:bCs/>
                <w:color w:val="000000" w:themeColor="text1"/>
                <w:kern w:val="24"/>
                <w:sz w:val="28"/>
                <w:szCs w:val="28"/>
              </w:rPr>
              <w:t>33.3</w:t>
            </w:r>
          </w:p>
        </w:tc>
        <w:tc>
          <w:tcPr>
            <w:tcW w:w="1323" w:type="dxa"/>
            <w:vAlign w:val="center"/>
          </w:tcPr>
          <w:p w14:paraId="631F60CA" w14:textId="77777777" w:rsidR="00A22AD5" w:rsidRPr="00B50B7A" w:rsidRDefault="00A22AD5" w:rsidP="001D5325">
            <w:pPr>
              <w:jc w:val="center"/>
              <w:rPr>
                <w:rFonts w:ascii="Arial" w:hAnsi="Arial" w:cs="Arial"/>
                <w:sz w:val="28"/>
                <w:szCs w:val="28"/>
              </w:rPr>
            </w:pPr>
            <w:r w:rsidRPr="00B50B7A">
              <w:rPr>
                <w:rFonts w:ascii="Arial" w:hAnsi="Arial" w:cs="Arial"/>
                <w:bCs/>
                <w:color w:val="000000" w:themeColor="text1"/>
                <w:kern w:val="24"/>
                <w:sz w:val="28"/>
                <w:szCs w:val="28"/>
              </w:rPr>
              <w:t>76.7</w:t>
            </w:r>
          </w:p>
        </w:tc>
        <w:tc>
          <w:tcPr>
            <w:tcW w:w="1309" w:type="dxa"/>
            <w:vAlign w:val="center"/>
          </w:tcPr>
          <w:p w14:paraId="45D1195F" w14:textId="77777777" w:rsidR="00A22AD5" w:rsidRPr="00B50B7A" w:rsidRDefault="00A22AD5" w:rsidP="001D5325">
            <w:pPr>
              <w:jc w:val="center"/>
              <w:rPr>
                <w:rFonts w:ascii="Arial" w:hAnsi="Arial" w:cs="Arial"/>
                <w:sz w:val="28"/>
                <w:szCs w:val="28"/>
              </w:rPr>
            </w:pPr>
            <w:r w:rsidRPr="00B50B7A">
              <w:rPr>
                <w:rFonts w:ascii="Arial" w:hAnsi="Arial" w:cs="Arial"/>
                <w:bCs/>
                <w:color w:val="000000" w:themeColor="text1"/>
                <w:kern w:val="24"/>
                <w:sz w:val="28"/>
                <w:szCs w:val="28"/>
              </w:rPr>
              <w:t>22 / 24</w:t>
            </w:r>
          </w:p>
        </w:tc>
        <w:tc>
          <w:tcPr>
            <w:tcW w:w="1390" w:type="dxa"/>
            <w:vAlign w:val="center"/>
          </w:tcPr>
          <w:p w14:paraId="01C73240" w14:textId="77777777" w:rsidR="00A22AD5" w:rsidRPr="00B50B7A" w:rsidRDefault="00A22AD5" w:rsidP="001D5325">
            <w:pPr>
              <w:jc w:val="center"/>
              <w:rPr>
                <w:rFonts w:ascii="Arial" w:hAnsi="Arial" w:cs="Arial"/>
                <w:sz w:val="28"/>
                <w:szCs w:val="28"/>
              </w:rPr>
            </w:pPr>
            <w:r w:rsidRPr="00B50B7A">
              <w:rPr>
                <w:rFonts w:ascii="Arial" w:hAnsi="Arial" w:cs="Arial"/>
                <w:bCs/>
                <w:color w:val="000000" w:themeColor="text1"/>
                <w:kern w:val="24"/>
                <w:sz w:val="28"/>
                <w:szCs w:val="28"/>
              </w:rPr>
              <w:t>1 / 3</w:t>
            </w:r>
          </w:p>
        </w:tc>
      </w:tr>
      <w:tr w:rsidR="00A22AD5" w:rsidRPr="00CF1E7E" w14:paraId="25CD18FD" w14:textId="77777777" w:rsidTr="00A22AD5">
        <w:tc>
          <w:tcPr>
            <w:tcW w:w="1417" w:type="dxa"/>
          </w:tcPr>
          <w:p w14:paraId="01AB167C" w14:textId="77777777" w:rsidR="00A22AD5" w:rsidRPr="00B50B7A" w:rsidRDefault="00A22AD5" w:rsidP="005F7DA8">
            <w:pPr>
              <w:jc w:val="center"/>
              <w:rPr>
                <w:rFonts w:ascii="Arial" w:hAnsi="Arial" w:cs="Arial"/>
              </w:rPr>
            </w:pPr>
            <w:r w:rsidRPr="00B50B7A">
              <w:rPr>
                <w:rFonts w:ascii="Arial" w:hAnsi="Arial" w:cs="Arial"/>
              </w:rPr>
              <w:t xml:space="preserve">Pruned </w:t>
            </w:r>
          </w:p>
          <w:p w14:paraId="1B8A4E05" w14:textId="77777777" w:rsidR="00A22AD5" w:rsidRPr="00B50B7A" w:rsidRDefault="00A22AD5" w:rsidP="001D5325">
            <w:pPr>
              <w:jc w:val="center"/>
              <w:rPr>
                <w:rFonts w:ascii="Arial" w:hAnsi="Arial" w:cs="Arial"/>
              </w:rPr>
            </w:pPr>
            <w:r w:rsidRPr="00B50B7A">
              <w:rPr>
                <w:rFonts w:ascii="Arial" w:hAnsi="Arial" w:cs="Arial"/>
              </w:rPr>
              <w:t xml:space="preserve">Half-Life </w:t>
            </w:r>
            <w:r w:rsidR="000D3F6F" w:rsidRPr="00B50B7A">
              <w:rPr>
                <w:rFonts w:ascii="Arial" w:hAnsi="Arial" w:cs="Arial"/>
              </w:rPr>
              <w:t>FCFP_6</w:t>
            </w:r>
            <w:r w:rsidRPr="00B50B7A">
              <w:rPr>
                <w:rFonts w:ascii="Arial" w:hAnsi="Arial" w:cs="Arial"/>
              </w:rPr>
              <w:t xml:space="preserve"> </w:t>
            </w:r>
            <w:r w:rsidR="000D3F6F" w:rsidRPr="00B50B7A">
              <w:rPr>
                <w:rFonts w:ascii="Arial" w:hAnsi="Arial" w:cs="Arial"/>
              </w:rPr>
              <w:t>(</w:t>
            </w:r>
            <w:r w:rsidRPr="00B50B7A">
              <w:rPr>
                <w:rFonts w:ascii="Arial" w:hAnsi="Arial" w:cs="Arial"/>
              </w:rPr>
              <w:t>10 bins)</w:t>
            </w:r>
          </w:p>
        </w:tc>
        <w:tc>
          <w:tcPr>
            <w:tcW w:w="1323" w:type="dxa"/>
            <w:vAlign w:val="center"/>
          </w:tcPr>
          <w:p w14:paraId="23DFC76C"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0.778</w:t>
            </w:r>
          </w:p>
        </w:tc>
        <w:tc>
          <w:tcPr>
            <w:tcW w:w="1603" w:type="dxa"/>
            <w:vAlign w:val="center"/>
          </w:tcPr>
          <w:p w14:paraId="5AF24E27"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81.5</w:t>
            </w:r>
          </w:p>
        </w:tc>
        <w:tc>
          <w:tcPr>
            <w:tcW w:w="1616" w:type="dxa"/>
            <w:vAlign w:val="center"/>
          </w:tcPr>
          <w:p w14:paraId="1CAD18CB"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33.3</w:t>
            </w:r>
          </w:p>
        </w:tc>
        <w:tc>
          <w:tcPr>
            <w:tcW w:w="1323" w:type="dxa"/>
            <w:vAlign w:val="center"/>
          </w:tcPr>
          <w:p w14:paraId="379CE96E"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76.7</w:t>
            </w:r>
          </w:p>
        </w:tc>
        <w:tc>
          <w:tcPr>
            <w:tcW w:w="1309" w:type="dxa"/>
            <w:vAlign w:val="center"/>
          </w:tcPr>
          <w:p w14:paraId="19B3F7F5"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22 / 24</w:t>
            </w:r>
          </w:p>
        </w:tc>
        <w:tc>
          <w:tcPr>
            <w:tcW w:w="1390" w:type="dxa"/>
            <w:vAlign w:val="center"/>
          </w:tcPr>
          <w:p w14:paraId="283C2110"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1 / 3</w:t>
            </w:r>
          </w:p>
        </w:tc>
      </w:tr>
      <w:tr w:rsidR="00A22AD5" w:rsidRPr="00CF1E7E" w14:paraId="01B46DB1" w14:textId="77777777" w:rsidTr="00A22AD5">
        <w:tc>
          <w:tcPr>
            <w:tcW w:w="1417" w:type="dxa"/>
          </w:tcPr>
          <w:p w14:paraId="484461E6" w14:textId="77777777" w:rsidR="00A22AD5" w:rsidRPr="00B50B7A" w:rsidRDefault="00A22AD5" w:rsidP="005F7DA8">
            <w:pPr>
              <w:jc w:val="center"/>
              <w:rPr>
                <w:rFonts w:ascii="Arial" w:hAnsi="Arial" w:cs="Arial"/>
              </w:rPr>
            </w:pPr>
            <w:r w:rsidRPr="00B50B7A">
              <w:rPr>
                <w:rFonts w:ascii="Arial" w:hAnsi="Arial" w:cs="Arial"/>
              </w:rPr>
              <w:t xml:space="preserve">Full </w:t>
            </w:r>
          </w:p>
          <w:p w14:paraId="026C930B" w14:textId="77777777" w:rsidR="00A22AD5" w:rsidRPr="00B50B7A" w:rsidRDefault="00A22AD5" w:rsidP="005F7DA8">
            <w:pPr>
              <w:jc w:val="center"/>
              <w:rPr>
                <w:rFonts w:ascii="Arial" w:hAnsi="Arial" w:cs="Arial"/>
              </w:rPr>
            </w:pPr>
            <w:r w:rsidRPr="00B50B7A">
              <w:rPr>
                <w:rFonts w:ascii="Arial" w:hAnsi="Arial" w:cs="Arial"/>
              </w:rPr>
              <w:t>Half-Life</w:t>
            </w:r>
          </w:p>
          <w:p w14:paraId="1A51C259" w14:textId="77777777" w:rsidR="00A22AD5" w:rsidRPr="00B50B7A" w:rsidRDefault="00A22AD5" w:rsidP="001D5325">
            <w:pPr>
              <w:jc w:val="center"/>
              <w:rPr>
                <w:rFonts w:ascii="Arial" w:hAnsi="Arial" w:cs="Arial"/>
              </w:rPr>
            </w:pPr>
            <w:r w:rsidRPr="00B50B7A">
              <w:rPr>
                <w:rFonts w:ascii="Arial" w:hAnsi="Arial" w:cs="Arial"/>
              </w:rPr>
              <w:t>FCFP_12 (10 bins)</w:t>
            </w:r>
          </w:p>
        </w:tc>
        <w:tc>
          <w:tcPr>
            <w:tcW w:w="1323" w:type="dxa"/>
            <w:vAlign w:val="center"/>
          </w:tcPr>
          <w:p w14:paraId="4D999066"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0.691</w:t>
            </w:r>
          </w:p>
        </w:tc>
        <w:tc>
          <w:tcPr>
            <w:tcW w:w="1603" w:type="dxa"/>
            <w:vAlign w:val="center"/>
          </w:tcPr>
          <w:p w14:paraId="17456F26"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85.2</w:t>
            </w:r>
          </w:p>
        </w:tc>
        <w:tc>
          <w:tcPr>
            <w:tcW w:w="1616" w:type="dxa"/>
            <w:vAlign w:val="center"/>
          </w:tcPr>
          <w:p w14:paraId="5DC5D354"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33.3</w:t>
            </w:r>
          </w:p>
        </w:tc>
        <w:tc>
          <w:tcPr>
            <w:tcW w:w="1323" w:type="dxa"/>
            <w:vAlign w:val="center"/>
          </w:tcPr>
          <w:p w14:paraId="09492525"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80.0</w:t>
            </w:r>
          </w:p>
        </w:tc>
        <w:tc>
          <w:tcPr>
            <w:tcW w:w="1309" w:type="dxa"/>
            <w:vAlign w:val="center"/>
          </w:tcPr>
          <w:p w14:paraId="5622B7EF"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23 / 25</w:t>
            </w:r>
          </w:p>
        </w:tc>
        <w:tc>
          <w:tcPr>
            <w:tcW w:w="1390" w:type="dxa"/>
            <w:vAlign w:val="center"/>
          </w:tcPr>
          <w:p w14:paraId="0CF72E35"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1 / 3</w:t>
            </w:r>
          </w:p>
        </w:tc>
      </w:tr>
      <w:tr w:rsidR="00A22AD5" w:rsidRPr="00CF1E7E" w14:paraId="132DB521" w14:textId="77777777" w:rsidTr="00A22AD5">
        <w:tc>
          <w:tcPr>
            <w:tcW w:w="1417" w:type="dxa"/>
          </w:tcPr>
          <w:p w14:paraId="01E0C8E4" w14:textId="77777777" w:rsidR="00A22AD5" w:rsidRPr="00B50B7A" w:rsidRDefault="00A22AD5" w:rsidP="005F7DA8">
            <w:pPr>
              <w:jc w:val="center"/>
              <w:rPr>
                <w:rFonts w:ascii="Arial" w:hAnsi="Arial" w:cs="Arial"/>
              </w:rPr>
            </w:pPr>
            <w:r w:rsidRPr="00B50B7A">
              <w:rPr>
                <w:rFonts w:ascii="Arial" w:hAnsi="Arial" w:cs="Arial"/>
              </w:rPr>
              <w:t xml:space="preserve">Pruned </w:t>
            </w:r>
          </w:p>
          <w:p w14:paraId="27877F0A" w14:textId="77777777" w:rsidR="00A22AD5" w:rsidRPr="00B50B7A" w:rsidRDefault="00A22AD5" w:rsidP="001D5325">
            <w:pPr>
              <w:jc w:val="center"/>
              <w:rPr>
                <w:rFonts w:ascii="Arial" w:hAnsi="Arial" w:cs="Arial"/>
              </w:rPr>
            </w:pPr>
            <w:r w:rsidRPr="00B50B7A">
              <w:rPr>
                <w:rFonts w:ascii="Arial" w:hAnsi="Arial" w:cs="Arial"/>
              </w:rPr>
              <w:t>Half-Life FCFP_12 (10 bins)</w:t>
            </w:r>
          </w:p>
        </w:tc>
        <w:tc>
          <w:tcPr>
            <w:tcW w:w="1323" w:type="dxa"/>
            <w:vAlign w:val="center"/>
          </w:tcPr>
          <w:p w14:paraId="1421738E"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0.753</w:t>
            </w:r>
          </w:p>
        </w:tc>
        <w:tc>
          <w:tcPr>
            <w:tcW w:w="1603" w:type="dxa"/>
            <w:vAlign w:val="center"/>
          </w:tcPr>
          <w:p w14:paraId="625AC103"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92.6</w:t>
            </w:r>
          </w:p>
        </w:tc>
        <w:tc>
          <w:tcPr>
            <w:tcW w:w="1616" w:type="dxa"/>
            <w:vAlign w:val="center"/>
          </w:tcPr>
          <w:p w14:paraId="4EAB734B"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33.3</w:t>
            </w:r>
          </w:p>
        </w:tc>
        <w:tc>
          <w:tcPr>
            <w:tcW w:w="1323" w:type="dxa"/>
            <w:vAlign w:val="center"/>
          </w:tcPr>
          <w:p w14:paraId="2272F0F8"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86.7</w:t>
            </w:r>
          </w:p>
        </w:tc>
        <w:tc>
          <w:tcPr>
            <w:tcW w:w="1309" w:type="dxa"/>
            <w:vAlign w:val="center"/>
          </w:tcPr>
          <w:p w14:paraId="2E932313"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25 / 27</w:t>
            </w:r>
          </w:p>
        </w:tc>
        <w:tc>
          <w:tcPr>
            <w:tcW w:w="1390" w:type="dxa"/>
            <w:vAlign w:val="center"/>
          </w:tcPr>
          <w:p w14:paraId="5DB56698"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1 / 3</w:t>
            </w:r>
          </w:p>
        </w:tc>
      </w:tr>
      <w:tr w:rsidR="00A22AD5" w:rsidRPr="00CF1E7E" w14:paraId="2C24F6EF" w14:textId="77777777" w:rsidTr="00A22AD5">
        <w:tc>
          <w:tcPr>
            <w:tcW w:w="1417" w:type="dxa"/>
          </w:tcPr>
          <w:p w14:paraId="5B8A79A5" w14:textId="77777777" w:rsidR="00A22AD5" w:rsidRPr="00B50B7A" w:rsidRDefault="00A22AD5" w:rsidP="005F7DA8">
            <w:pPr>
              <w:jc w:val="center"/>
              <w:rPr>
                <w:rFonts w:ascii="Arial" w:hAnsi="Arial" w:cs="Arial"/>
              </w:rPr>
            </w:pPr>
            <w:r w:rsidRPr="00B50B7A">
              <w:rPr>
                <w:rFonts w:ascii="Arial" w:hAnsi="Arial" w:cs="Arial"/>
              </w:rPr>
              <w:t xml:space="preserve">Full </w:t>
            </w:r>
          </w:p>
          <w:p w14:paraId="6A6993CB" w14:textId="77777777" w:rsidR="00A22AD5" w:rsidRPr="00B50B7A" w:rsidRDefault="00A22AD5" w:rsidP="005F7DA8">
            <w:pPr>
              <w:jc w:val="center"/>
              <w:rPr>
                <w:rFonts w:ascii="Arial" w:hAnsi="Arial" w:cs="Arial"/>
              </w:rPr>
            </w:pPr>
            <w:r w:rsidRPr="00B50B7A">
              <w:rPr>
                <w:rFonts w:ascii="Arial" w:hAnsi="Arial" w:cs="Arial"/>
              </w:rPr>
              <w:t>Half-Life</w:t>
            </w:r>
          </w:p>
          <w:p w14:paraId="6F57BF51" w14:textId="77777777" w:rsidR="00A22AD5" w:rsidRPr="00B50B7A" w:rsidRDefault="00A22AD5" w:rsidP="001D5325">
            <w:pPr>
              <w:jc w:val="center"/>
              <w:rPr>
                <w:rFonts w:ascii="Arial" w:hAnsi="Arial" w:cs="Arial"/>
              </w:rPr>
            </w:pPr>
            <w:r w:rsidRPr="00B50B7A">
              <w:rPr>
                <w:rFonts w:ascii="Arial" w:hAnsi="Arial" w:cs="Arial"/>
              </w:rPr>
              <w:t>FCFP_12 20 bins</w:t>
            </w:r>
          </w:p>
        </w:tc>
        <w:tc>
          <w:tcPr>
            <w:tcW w:w="1323" w:type="dxa"/>
            <w:vAlign w:val="center"/>
          </w:tcPr>
          <w:p w14:paraId="145367D6"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0.704</w:t>
            </w:r>
          </w:p>
        </w:tc>
        <w:tc>
          <w:tcPr>
            <w:tcW w:w="1603" w:type="dxa"/>
            <w:vAlign w:val="center"/>
          </w:tcPr>
          <w:p w14:paraId="5EC33550"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85.2</w:t>
            </w:r>
          </w:p>
        </w:tc>
        <w:tc>
          <w:tcPr>
            <w:tcW w:w="1616" w:type="dxa"/>
            <w:vAlign w:val="center"/>
          </w:tcPr>
          <w:p w14:paraId="01E11D3A"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33.3</w:t>
            </w:r>
          </w:p>
        </w:tc>
        <w:tc>
          <w:tcPr>
            <w:tcW w:w="1323" w:type="dxa"/>
            <w:vAlign w:val="center"/>
          </w:tcPr>
          <w:p w14:paraId="342AE169"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80.0</w:t>
            </w:r>
          </w:p>
        </w:tc>
        <w:tc>
          <w:tcPr>
            <w:tcW w:w="1309" w:type="dxa"/>
            <w:vAlign w:val="center"/>
          </w:tcPr>
          <w:p w14:paraId="6C163A7B"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23 / 25</w:t>
            </w:r>
          </w:p>
        </w:tc>
        <w:tc>
          <w:tcPr>
            <w:tcW w:w="1390" w:type="dxa"/>
            <w:vAlign w:val="center"/>
          </w:tcPr>
          <w:p w14:paraId="2BCE8083"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1 / 3</w:t>
            </w:r>
          </w:p>
        </w:tc>
      </w:tr>
      <w:tr w:rsidR="00A22AD5" w:rsidRPr="00CF1E7E" w14:paraId="2ECADD03" w14:textId="77777777" w:rsidTr="00A22AD5">
        <w:tc>
          <w:tcPr>
            <w:tcW w:w="1417" w:type="dxa"/>
          </w:tcPr>
          <w:p w14:paraId="21220465" w14:textId="77777777" w:rsidR="00A22AD5" w:rsidRPr="00B50B7A" w:rsidRDefault="00A22AD5" w:rsidP="005F7DA8">
            <w:pPr>
              <w:jc w:val="center"/>
              <w:rPr>
                <w:rFonts w:ascii="Arial" w:hAnsi="Arial" w:cs="Arial"/>
              </w:rPr>
            </w:pPr>
            <w:r w:rsidRPr="00B50B7A">
              <w:rPr>
                <w:rFonts w:ascii="Arial" w:hAnsi="Arial" w:cs="Arial"/>
              </w:rPr>
              <w:t xml:space="preserve">Pruned </w:t>
            </w:r>
          </w:p>
          <w:p w14:paraId="310F5ACD" w14:textId="77777777" w:rsidR="00A22AD5" w:rsidRPr="00B50B7A" w:rsidRDefault="00A22AD5" w:rsidP="001D5325">
            <w:pPr>
              <w:jc w:val="center"/>
              <w:rPr>
                <w:rFonts w:ascii="Arial" w:hAnsi="Arial" w:cs="Arial"/>
              </w:rPr>
            </w:pPr>
            <w:r w:rsidRPr="00B50B7A">
              <w:rPr>
                <w:rFonts w:ascii="Arial" w:hAnsi="Arial" w:cs="Arial"/>
              </w:rPr>
              <w:t>Half-Life FCFP_12 20 bins</w:t>
            </w:r>
          </w:p>
        </w:tc>
        <w:tc>
          <w:tcPr>
            <w:tcW w:w="1323" w:type="dxa"/>
            <w:vAlign w:val="center"/>
          </w:tcPr>
          <w:p w14:paraId="351B4895"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0.765</w:t>
            </w:r>
          </w:p>
        </w:tc>
        <w:tc>
          <w:tcPr>
            <w:tcW w:w="1603" w:type="dxa"/>
            <w:vAlign w:val="center"/>
          </w:tcPr>
          <w:p w14:paraId="72BC5B5C"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85.2</w:t>
            </w:r>
          </w:p>
        </w:tc>
        <w:tc>
          <w:tcPr>
            <w:tcW w:w="1616" w:type="dxa"/>
            <w:vAlign w:val="center"/>
          </w:tcPr>
          <w:p w14:paraId="3F09D374"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33.3</w:t>
            </w:r>
          </w:p>
        </w:tc>
        <w:tc>
          <w:tcPr>
            <w:tcW w:w="1323" w:type="dxa"/>
            <w:vAlign w:val="center"/>
          </w:tcPr>
          <w:p w14:paraId="7701ECDE"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80.0</w:t>
            </w:r>
          </w:p>
        </w:tc>
        <w:tc>
          <w:tcPr>
            <w:tcW w:w="1309" w:type="dxa"/>
            <w:vAlign w:val="center"/>
          </w:tcPr>
          <w:p w14:paraId="1FE8F7C9"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23 / 25</w:t>
            </w:r>
          </w:p>
        </w:tc>
        <w:tc>
          <w:tcPr>
            <w:tcW w:w="1390" w:type="dxa"/>
            <w:vAlign w:val="center"/>
          </w:tcPr>
          <w:p w14:paraId="4776ACAA" w14:textId="77777777" w:rsidR="00A22AD5" w:rsidRPr="00B50B7A" w:rsidRDefault="00A22AD5" w:rsidP="001D5325">
            <w:pPr>
              <w:jc w:val="center"/>
              <w:rPr>
                <w:rFonts w:ascii="Arial" w:hAnsi="Arial" w:cs="Arial"/>
                <w:sz w:val="28"/>
                <w:szCs w:val="28"/>
              </w:rPr>
            </w:pPr>
            <w:r w:rsidRPr="00B50B7A">
              <w:rPr>
                <w:rFonts w:ascii="Arial" w:hAnsi="Arial" w:cs="Arial"/>
                <w:color w:val="000000" w:themeColor="text1"/>
                <w:kern w:val="24"/>
                <w:sz w:val="28"/>
                <w:szCs w:val="28"/>
              </w:rPr>
              <w:t>1 / 3</w:t>
            </w:r>
          </w:p>
        </w:tc>
      </w:tr>
    </w:tbl>
    <w:p w14:paraId="378D7B1B" w14:textId="1EA30865" w:rsidR="00A278F2" w:rsidRDefault="00A278F2" w:rsidP="00B50B7A">
      <w:pPr>
        <w:spacing w:line="480" w:lineRule="auto"/>
        <w:jc w:val="both"/>
        <w:rPr>
          <w:rFonts w:ascii="Arial" w:hAnsi="Arial"/>
        </w:rPr>
      </w:pPr>
      <w:r>
        <w:rPr>
          <w:rFonts w:ascii="Arial" w:hAnsi="Arial"/>
        </w:rPr>
        <w:t xml:space="preserve">Notes: </w:t>
      </w:r>
      <w:r w:rsidR="00C455DA">
        <w:rPr>
          <w:rFonts w:ascii="Arial" w:hAnsi="Arial"/>
        </w:rPr>
        <w:t xml:space="preserve">(a) </w:t>
      </w:r>
      <w:r w:rsidR="00A22AD5">
        <w:rPr>
          <w:rFonts w:ascii="Arial" w:hAnsi="Arial"/>
        </w:rPr>
        <w:t>the run parameters in parentheses correspond to the default settings in the “create Bayesian model” protocol in Pipeline Pilot</w:t>
      </w:r>
      <w:r w:rsidR="00FC2F4F">
        <w:rPr>
          <w:rFonts w:ascii="Arial" w:hAnsi="Arial"/>
        </w:rPr>
        <w:t xml:space="preserve"> 9.1 (BIOVIA)</w:t>
      </w:r>
      <w:r w:rsidR="00A22AD5">
        <w:rPr>
          <w:rFonts w:ascii="Arial" w:hAnsi="Arial"/>
        </w:rPr>
        <w:t xml:space="preserve">. </w:t>
      </w:r>
      <w:r w:rsidR="00C455DA">
        <w:rPr>
          <w:rFonts w:ascii="Arial" w:hAnsi="Arial"/>
        </w:rPr>
        <w:t xml:space="preserve">(b) </w:t>
      </w:r>
      <w:r>
        <w:rPr>
          <w:rFonts w:ascii="Arial" w:hAnsi="Arial"/>
        </w:rPr>
        <w:t xml:space="preserve">The “stability hit rate” is equivalent to the “positive predicted value” and is calculated by dividing the number of true positives by the sum of the number of true positives plus the number of false positives.  True positives are compounds that were correctly predicted to be stable, while false positives are unstable compounds that were incorrectly classified as </w:t>
      </w:r>
      <w:r>
        <w:rPr>
          <w:rFonts w:ascii="Arial" w:hAnsi="Arial"/>
        </w:rPr>
        <w:lastRenderedPageBreak/>
        <w:t xml:space="preserve">stable.  </w:t>
      </w:r>
      <w:r w:rsidR="00C455DA">
        <w:rPr>
          <w:rFonts w:ascii="Arial" w:hAnsi="Arial"/>
        </w:rPr>
        <w:t xml:space="preserve">(c) </w:t>
      </w:r>
      <w:r>
        <w:rPr>
          <w:rFonts w:ascii="Arial" w:hAnsi="Arial"/>
        </w:rPr>
        <w:t xml:space="preserve">“Unstable true negatives filtered” corresponds to the number of correctly predicted unstable compounds divided by the total number of unstable compounds.  In the </w:t>
      </w:r>
      <w:proofErr w:type="spellStart"/>
      <w:r>
        <w:rPr>
          <w:rFonts w:ascii="Arial" w:hAnsi="Arial"/>
        </w:rPr>
        <w:t>Dartois</w:t>
      </w:r>
      <w:proofErr w:type="spellEnd"/>
      <w:r>
        <w:rPr>
          <w:rFonts w:ascii="Arial" w:hAnsi="Arial"/>
        </w:rPr>
        <w:t xml:space="preserve"> </w:t>
      </w:r>
      <w:r w:rsidR="00313133">
        <w:rPr>
          <w:rFonts w:ascii="Arial" w:hAnsi="Arial"/>
        </w:rPr>
        <w:t>201</w:t>
      </w:r>
      <w:r w:rsidR="00B50B7A">
        <w:rPr>
          <w:rFonts w:ascii="Arial" w:hAnsi="Arial"/>
        </w:rPr>
        <w:t>5</w:t>
      </w:r>
      <w:r w:rsidR="00313133">
        <w:rPr>
          <w:rFonts w:ascii="Arial" w:hAnsi="Arial"/>
        </w:rPr>
        <w:t xml:space="preserve"> </w:t>
      </w:r>
      <w:r>
        <w:rPr>
          <w:rFonts w:ascii="Arial" w:hAnsi="Arial"/>
        </w:rPr>
        <w:t xml:space="preserve">set of 30 </w:t>
      </w:r>
      <w:proofErr w:type="spellStart"/>
      <w:r>
        <w:rPr>
          <w:rFonts w:ascii="Arial" w:hAnsi="Arial"/>
        </w:rPr>
        <w:t>antitubercular</w:t>
      </w:r>
      <w:proofErr w:type="spellEnd"/>
      <w:r>
        <w:rPr>
          <w:rFonts w:ascii="Arial" w:hAnsi="Arial"/>
        </w:rPr>
        <w:t xml:space="preserve"> drugs, only 3 compounds were unstable in MLM.</w:t>
      </w:r>
      <w:r w:rsidR="00A22AD5">
        <w:rPr>
          <w:rFonts w:ascii="Arial" w:hAnsi="Arial"/>
        </w:rPr>
        <w:t xml:space="preserve"> </w:t>
      </w:r>
      <w:r w:rsidR="00A22AD5" w:rsidRPr="00A22AD5">
        <w:rPr>
          <w:rFonts w:ascii="Arial" w:hAnsi="Arial"/>
        </w:rPr>
        <w:t xml:space="preserve"> </w:t>
      </w:r>
      <w:r w:rsidR="00A22AD5">
        <w:rPr>
          <w:rFonts w:ascii="Arial" w:hAnsi="Arial"/>
        </w:rPr>
        <w:t>For each set of run parameters investigated, the “pruned” half-life Bayesian model always displayed similar or better accuracy (for each type of external test statistic) than the corresponding “full” half-life Bayesian.</w:t>
      </w:r>
    </w:p>
    <w:p w14:paraId="49B88B6E" w14:textId="77777777" w:rsidR="00A278F2" w:rsidRDefault="00A278F2" w:rsidP="00B50B7A">
      <w:pPr>
        <w:spacing w:line="480" w:lineRule="auto"/>
        <w:jc w:val="both"/>
        <w:rPr>
          <w:rFonts w:ascii="Arial" w:hAnsi="Arial"/>
        </w:rPr>
      </w:pPr>
    </w:p>
    <w:p w14:paraId="5B36D958" w14:textId="77777777" w:rsidR="00F72B87" w:rsidRDefault="00F72B87" w:rsidP="00B50B7A">
      <w:pPr>
        <w:spacing w:line="480" w:lineRule="auto"/>
        <w:jc w:val="both"/>
        <w:rPr>
          <w:rFonts w:ascii="Arial" w:hAnsi="Arial"/>
        </w:rPr>
      </w:pPr>
    </w:p>
    <w:p w14:paraId="623CF942" w14:textId="77777777" w:rsidR="00F72B87" w:rsidRDefault="00F72B87" w:rsidP="00B50B7A">
      <w:pPr>
        <w:spacing w:line="480" w:lineRule="auto"/>
        <w:jc w:val="both"/>
        <w:rPr>
          <w:rFonts w:ascii="Arial" w:hAnsi="Arial"/>
        </w:rPr>
      </w:pPr>
    </w:p>
    <w:p w14:paraId="58334639" w14:textId="77777777" w:rsidR="00F72B87" w:rsidRDefault="00F72B87" w:rsidP="00B50B7A">
      <w:pPr>
        <w:spacing w:line="480" w:lineRule="auto"/>
        <w:jc w:val="both"/>
        <w:rPr>
          <w:rFonts w:ascii="Arial" w:hAnsi="Arial"/>
        </w:rPr>
      </w:pPr>
    </w:p>
    <w:p w14:paraId="4219CC1A" w14:textId="77777777" w:rsidR="00F72B87" w:rsidRDefault="00F72B87" w:rsidP="00B50B7A">
      <w:pPr>
        <w:spacing w:line="480" w:lineRule="auto"/>
        <w:jc w:val="both"/>
        <w:rPr>
          <w:rFonts w:ascii="Arial" w:hAnsi="Arial"/>
        </w:rPr>
      </w:pPr>
    </w:p>
    <w:p w14:paraId="72B7E1A7" w14:textId="77777777" w:rsidR="00F72B87" w:rsidRDefault="00F72B87" w:rsidP="00B50B7A">
      <w:pPr>
        <w:spacing w:line="480" w:lineRule="auto"/>
        <w:jc w:val="both"/>
        <w:rPr>
          <w:rFonts w:ascii="Arial" w:hAnsi="Arial"/>
        </w:rPr>
      </w:pPr>
    </w:p>
    <w:p w14:paraId="1358A634" w14:textId="77777777" w:rsidR="00F72B87" w:rsidRDefault="00F72B87" w:rsidP="00B50B7A">
      <w:pPr>
        <w:spacing w:line="480" w:lineRule="auto"/>
        <w:jc w:val="both"/>
        <w:rPr>
          <w:rFonts w:ascii="Arial" w:hAnsi="Arial"/>
        </w:rPr>
      </w:pPr>
    </w:p>
    <w:p w14:paraId="4AECC6F9" w14:textId="77777777" w:rsidR="00F72B87" w:rsidRDefault="00F72B87" w:rsidP="00B50B7A">
      <w:pPr>
        <w:spacing w:line="480" w:lineRule="auto"/>
        <w:jc w:val="both"/>
        <w:rPr>
          <w:rFonts w:ascii="Arial" w:hAnsi="Arial"/>
        </w:rPr>
      </w:pPr>
    </w:p>
    <w:p w14:paraId="789A0D21" w14:textId="77777777" w:rsidR="00F72B87" w:rsidRDefault="00F72B87" w:rsidP="00B50B7A">
      <w:pPr>
        <w:spacing w:line="480" w:lineRule="auto"/>
        <w:jc w:val="both"/>
        <w:rPr>
          <w:rFonts w:ascii="Arial" w:hAnsi="Arial"/>
        </w:rPr>
      </w:pPr>
    </w:p>
    <w:p w14:paraId="48F6A08D" w14:textId="77777777" w:rsidR="00F72B87" w:rsidRDefault="00F72B87" w:rsidP="00B50B7A">
      <w:pPr>
        <w:spacing w:line="480" w:lineRule="auto"/>
        <w:jc w:val="both"/>
        <w:rPr>
          <w:rFonts w:ascii="Arial" w:hAnsi="Arial"/>
        </w:rPr>
      </w:pPr>
    </w:p>
    <w:p w14:paraId="387A1AEA" w14:textId="77777777" w:rsidR="00F72B87" w:rsidRDefault="00F72B87" w:rsidP="00B50B7A">
      <w:pPr>
        <w:spacing w:line="480" w:lineRule="auto"/>
        <w:jc w:val="both"/>
        <w:rPr>
          <w:rFonts w:ascii="Arial" w:hAnsi="Arial"/>
        </w:rPr>
      </w:pPr>
    </w:p>
    <w:p w14:paraId="3F6746BE" w14:textId="77777777" w:rsidR="00F72B87" w:rsidRDefault="00F72B87" w:rsidP="00B50B7A">
      <w:pPr>
        <w:spacing w:line="480" w:lineRule="auto"/>
        <w:jc w:val="both"/>
        <w:rPr>
          <w:rFonts w:ascii="Arial" w:hAnsi="Arial"/>
        </w:rPr>
      </w:pPr>
    </w:p>
    <w:p w14:paraId="7811C8A7" w14:textId="77777777" w:rsidR="00F72B87" w:rsidRDefault="00F72B87" w:rsidP="00B50B7A">
      <w:pPr>
        <w:spacing w:line="480" w:lineRule="auto"/>
        <w:jc w:val="both"/>
        <w:rPr>
          <w:rFonts w:ascii="Arial" w:hAnsi="Arial"/>
        </w:rPr>
      </w:pPr>
    </w:p>
    <w:p w14:paraId="5D4BA281" w14:textId="77777777" w:rsidR="00F72B87" w:rsidRDefault="00F72B87" w:rsidP="00B50B7A">
      <w:pPr>
        <w:spacing w:line="480" w:lineRule="auto"/>
        <w:jc w:val="both"/>
        <w:rPr>
          <w:rFonts w:ascii="Arial" w:hAnsi="Arial"/>
        </w:rPr>
      </w:pPr>
    </w:p>
    <w:p w14:paraId="39A6282C" w14:textId="77777777" w:rsidR="00F72B87" w:rsidRDefault="00F72B87" w:rsidP="00B50B7A">
      <w:pPr>
        <w:spacing w:line="480" w:lineRule="auto"/>
        <w:jc w:val="both"/>
        <w:rPr>
          <w:rFonts w:ascii="Arial" w:hAnsi="Arial"/>
        </w:rPr>
      </w:pPr>
    </w:p>
    <w:p w14:paraId="47C9E5E2" w14:textId="77777777" w:rsidR="00A278F2" w:rsidRDefault="00A278F2" w:rsidP="00A278F2">
      <w:pPr>
        <w:rPr>
          <w:rFonts w:ascii="Arial" w:hAnsi="Arial"/>
        </w:rPr>
      </w:pPr>
    </w:p>
    <w:p w14:paraId="2784F0A9" w14:textId="7C2D1E90" w:rsidR="00A278F2" w:rsidRDefault="00A278F2" w:rsidP="00C913B8">
      <w:pPr>
        <w:spacing w:line="480" w:lineRule="auto"/>
        <w:jc w:val="center"/>
        <w:rPr>
          <w:rFonts w:ascii="Arial" w:hAnsi="Arial"/>
        </w:rPr>
      </w:pPr>
      <w:r>
        <w:rPr>
          <w:rFonts w:ascii="Arial" w:hAnsi="Arial"/>
          <w:b/>
        </w:rPr>
        <w:lastRenderedPageBreak/>
        <w:t xml:space="preserve">Table </w:t>
      </w:r>
      <w:r w:rsidR="00B260BD">
        <w:rPr>
          <w:rFonts w:ascii="Arial" w:hAnsi="Arial"/>
          <w:b/>
        </w:rPr>
        <w:t>S</w:t>
      </w:r>
      <w:ins w:id="656" w:author="Alex Perryman" w:date="2015-08-11T16:46:00Z">
        <w:r w:rsidR="00083013">
          <w:rPr>
            <w:rFonts w:ascii="Arial" w:hAnsi="Arial"/>
            <w:b/>
          </w:rPr>
          <w:t>-VII</w:t>
        </w:r>
      </w:ins>
      <w:del w:id="657" w:author="Alex Perryman" w:date="2015-08-11T16:46:00Z">
        <w:r w:rsidR="00B260BD" w:rsidDel="00083013">
          <w:rPr>
            <w:rFonts w:ascii="Arial" w:hAnsi="Arial"/>
            <w:b/>
          </w:rPr>
          <w:delText>3</w:delText>
        </w:r>
      </w:del>
      <w:r w:rsidRPr="00670D2E">
        <w:rPr>
          <w:rFonts w:ascii="Arial" w:hAnsi="Arial"/>
          <w:b/>
        </w:rPr>
        <w:t xml:space="preserve">. </w:t>
      </w:r>
      <w:r>
        <w:rPr>
          <w:rFonts w:ascii="Arial" w:hAnsi="Arial"/>
          <w:b/>
        </w:rPr>
        <w:t>External validation</w:t>
      </w:r>
      <w:r w:rsidRPr="00670D2E">
        <w:rPr>
          <w:rFonts w:ascii="Arial" w:hAnsi="Arial"/>
          <w:b/>
        </w:rPr>
        <w:t xml:space="preserve"> statistics from </w:t>
      </w:r>
      <w:r w:rsidR="00CE1610">
        <w:rPr>
          <w:rFonts w:ascii="Arial" w:hAnsi="Arial"/>
          <w:b/>
        </w:rPr>
        <w:t>evaluating the accuracy of using different sets of run parameters to create MLM half-life Bayesians,</w:t>
      </w:r>
      <w:r>
        <w:rPr>
          <w:rFonts w:ascii="Arial" w:hAnsi="Arial"/>
          <w:b/>
        </w:rPr>
        <w:t xml:space="preserve"> by using them to score the “full” percent compound left</w:t>
      </w:r>
      <w:r w:rsidR="00CE1610">
        <w:rPr>
          <w:rFonts w:ascii="Arial" w:hAnsi="Arial"/>
          <w:b/>
        </w:rPr>
        <w:t xml:space="preserve"> set of compounds</w:t>
      </w:r>
      <w:r>
        <w:rPr>
          <w:rFonts w:ascii="Arial" w:hAnsi="Arial"/>
          <w:b/>
        </w:rPr>
        <w:t>.</w:t>
      </w:r>
    </w:p>
    <w:p w14:paraId="321149E7" w14:textId="77777777" w:rsidR="00A278F2" w:rsidRDefault="00A278F2" w:rsidP="00A278F2">
      <w:pPr>
        <w:rPr>
          <w:rFonts w:ascii="Arial" w:hAnsi="Arial"/>
        </w:rPr>
      </w:pPr>
    </w:p>
    <w:tbl>
      <w:tblPr>
        <w:tblStyle w:val="TableGrid"/>
        <w:tblW w:w="9981" w:type="dxa"/>
        <w:tblLook w:val="04A0" w:firstRow="1" w:lastRow="0" w:firstColumn="1" w:lastColumn="0" w:noHBand="0" w:noVBand="1"/>
      </w:tblPr>
      <w:tblGrid>
        <w:gridCol w:w="1417"/>
        <w:gridCol w:w="1323"/>
        <w:gridCol w:w="1603"/>
        <w:gridCol w:w="1616"/>
        <w:gridCol w:w="1323"/>
        <w:gridCol w:w="1309"/>
        <w:gridCol w:w="1390"/>
      </w:tblGrid>
      <w:tr w:rsidR="00A278F2" w:rsidRPr="00CF1E7E" w14:paraId="24CF1078" w14:textId="77777777" w:rsidTr="001D5325">
        <w:tc>
          <w:tcPr>
            <w:tcW w:w="1417" w:type="dxa"/>
            <w:vAlign w:val="center"/>
          </w:tcPr>
          <w:p w14:paraId="5C4CF9D5" w14:textId="77777777" w:rsidR="00A278F2" w:rsidRPr="00B50B7A" w:rsidRDefault="00A278F2" w:rsidP="001D5325">
            <w:pPr>
              <w:jc w:val="center"/>
              <w:rPr>
                <w:rFonts w:ascii="Arial" w:hAnsi="Arial" w:cs="Arial"/>
                <w:b/>
              </w:rPr>
            </w:pPr>
            <w:r w:rsidRPr="00B50B7A">
              <w:rPr>
                <w:rFonts w:ascii="Arial" w:hAnsi="Arial" w:cs="Arial"/>
                <w:b/>
              </w:rPr>
              <w:t>MLM</w:t>
            </w:r>
            <w:r w:rsidR="00CE1610" w:rsidRPr="00B50B7A">
              <w:rPr>
                <w:rFonts w:ascii="Arial" w:hAnsi="Arial" w:cs="Arial"/>
                <w:b/>
              </w:rPr>
              <w:t xml:space="preserve"> Stability Bayesian</w:t>
            </w:r>
          </w:p>
        </w:tc>
        <w:tc>
          <w:tcPr>
            <w:tcW w:w="1323" w:type="dxa"/>
            <w:vAlign w:val="center"/>
          </w:tcPr>
          <w:p w14:paraId="10195532" w14:textId="77777777" w:rsidR="00A278F2" w:rsidRPr="00B50B7A" w:rsidRDefault="00A278F2" w:rsidP="001D5325">
            <w:pPr>
              <w:jc w:val="center"/>
              <w:rPr>
                <w:rFonts w:ascii="Arial" w:hAnsi="Arial" w:cs="Arial"/>
                <w:b/>
              </w:rPr>
            </w:pPr>
            <w:r w:rsidRPr="00B50B7A">
              <w:rPr>
                <w:rFonts w:ascii="Arial" w:hAnsi="Arial" w:cs="Arial"/>
                <w:b/>
              </w:rPr>
              <w:t>External ROC score</w:t>
            </w:r>
          </w:p>
        </w:tc>
        <w:tc>
          <w:tcPr>
            <w:tcW w:w="1603" w:type="dxa"/>
            <w:vAlign w:val="center"/>
          </w:tcPr>
          <w:p w14:paraId="36E61976" w14:textId="77777777" w:rsidR="00A278F2" w:rsidRPr="00B50B7A" w:rsidRDefault="00A278F2" w:rsidP="001D5325">
            <w:pPr>
              <w:jc w:val="center"/>
              <w:rPr>
                <w:rFonts w:ascii="Arial" w:hAnsi="Arial" w:cs="Arial"/>
                <w:b/>
              </w:rPr>
            </w:pPr>
            <w:r w:rsidRPr="00B50B7A">
              <w:rPr>
                <w:rFonts w:ascii="Arial" w:hAnsi="Arial" w:cs="Arial"/>
                <w:b/>
              </w:rPr>
              <w:t>External Sensitivity</w:t>
            </w:r>
          </w:p>
          <w:p w14:paraId="346B837B" w14:textId="77777777" w:rsidR="00A278F2" w:rsidRPr="00B50B7A" w:rsidRDefault="00A278F2" w:rsidP="001D5325">
            <w:pPr>
              <w:jc w:val="center"/>
              <w:rPr>
                <w:rFonts w:ascii="Arial" w:hAnsi="Arial" w:cs="Arial"/>
                <w:b/>
              </w:rPr>
            </w:pPr>
            <w:r w:rsidRPr="00B50B7A">
              <w:rPr>
                <w:rFonts w:ascii="Arial" w:hAnsi="Arial" w:cs="Arial"/>
                <w:b/>
              </w:rPr>
              <w:t>%</w:t>
            </w:r>
          </w:p>
        </w:tc>
        <w:tc>
          <w:tcPr>
            <w:tcW w:w="1616" w:type="dxa"/>
            <w:vAlign w:val="center"/>
          </w:tcPr>
          <w:p w14:paraId="1B9FE7B1" w14:textId="77777777" w:rsidR="00A278F2" w:rsidRPr="00B50B7A" w:rsidRDefault="00A278F2" w:rsidP="001D5325">
            <w:pPr>
              <w:jc w:val="center"/>
              <w:rPr>
                <w:rFonts w:ascii="Arial" w:hAnsi="Arial" w:cs="Arial"/>
                <w:b/>
              </w:rPr>
            </w:pPr>
            <w:r w:rsidRPr="00B50B7A">
              <w:rPr>
                <w:rFonts w:ascii="Arial" w:hAnsi="Arial" w:cs="Arial"/>
                <w:b/>
              </w:rPr>
              <w:t>External Specificity</w:t>
            </w:r>
          </w:p>
          <w:p w14:paraId="60883B41" w14:textId="77777777" w:rsidR="00A278F2" w:rsidRPr="00B50B7A" w:rsidRDefault="00A278F2" w:rsidP="001D5325">
            <w:pPr>
              <w:jc w:val="center"/>
              <w:rPr>
                <w:rFonts w:ascii="Arial" w:hAnsi="Arial" w:cs="Arial"/>
                <w:b/>
              </w:rPr>
            </w:pPr>
            <w:r w:rsidRPr="00B50B7A">
              <w:rPr>
                <w:rFonts w:ascii="Arial" w:hAnsi="Arial" w:cs="Arial"/>
                <w:b/>
              </w:rPr>
              <w:t>%</w:t>
            </w:r>
          </w:p>
        </w:tc>
        <w:tc>
          <w:tcPr>
            <w:tcW w:w="1323" w:type="dxa"/>
            <w:vAlign w:val="center"/>
          </w:tcPr>
          <w:p w14:paraId="6556112A" w14:textId="77777777" w:rsidR="00A278F2" w:rsidRPr="00B50B7A" w:rsidRDefault="00A278F2" w:rsidP="001D5325">
            <w:pPr>
              <w:jc w:val="center"/>
              <w:rPr>
                <w:rFonts w:ascii="Arial" w:hAnsi="Arial" w:cs="Arial"/>
                <w:b/>
              </w:rPr>
            </w:pPr>
            <w:r w:rsidRPr="00B50B7A">
              <w:rPr>
                <w:rFonts w:ascii="Arial" w:hAnsi="Arial" w:cs="Arial"/>
                <w:b/>
              </w:rPr>
              <w:t>External</w:t>
            </w:r>
          </w:p>
          <w:p w14:paraId="31DD6F52" w14:textId="77777777" w:rsidR="00A278F2" w:rsidRPr="00B50B7A" w:rsidRDefault="00A278F2" w:rsidP="001D5325">
            <w:pPr>
              <w:jc w:val="center"/>
              <w:rPr>
                <w:rFonts w:ascii="Arial" w:hAnsi="Arial" w:cs="Arial"/>
                <w:b/>
              </w:rPr>
            </w:pPr>
            <w:proofErr w:type="spellStart"/>
            <w:r w:rsidRPr="00B50B7A">
              <w:rPr>
                <w:rFonts w:ascii="Arial" w:hAnsi="Arial" w:cs="Arial"/>
                <w:b/>
              </w:rPr>
              <w:t>Concor</w:t>
            </w:r>
            <w:proofErr w:type="spellEnd"/>
            <w:r w:rsidRPr="00B50B7A">
              <w:rPr>
                <w:rFonts w:ascii="Arial" w:hAnsi="Arial" w:cs="Arial"/>
                <w:b/>
              </w:rPr>
              <w:t>-dance</w:t>
            </w:r>
          </w:p>
          <w:p w14:paraId="17046852" w14:textId="77777777" w:rsidR="00A278F2" w:rsidRPr="00B50B7A" w:rsidRDefault="00A278F2" w:rsidP="001D5325">
            <w:pPr>
              <w:jc w:val="center"/>
              <w:rPr>
                <w:rFonts w:ascii="Arial" w:hAnsi="Arial" w:cs="Arial"/>
                <w:b/>
              </w:rPr>
            </w:pPr>
            <w:r w:rsidRPr="00B50B7A">
              <w:rPr>
                <w:rFonts w:ascii="Arial" w:hAnsi="Arial" w:cs="Arial"/>
                <w:b/>
              </w:rPr>
              <w:t>%</w:t>
            </w:r>
          </w:p>
        </w:tc>
        <w:tc>
          <w:tcPr>
            <w:tcW w:w="1309" w:type="dxa"/>
            <w:vAlign w:val="center"/>
          </w:tcPr>
          <w:p w14:paraId="1F22C8DD" w14:textId="77777777" w:rsidR="00A278F2" w:rsidRPr="00B50B7A" w:rsidRDefault="00A278F2" w:rsidP="001D5325">
            <w:pPr>
              <w:jc w:val="center"/>
              <w:rPr>
                <w:rFonts w:ascii="Arial" w:hAnsi="Arial" w:cs="Arial"/>
                <w:b/>
              </w:rPr>
            </w:pPr>
            <w:r w:rsidRPr="00B50B7A">
              <w:rPr>
                <w:rFonts w:ascii="Arial" w:hAnsi="Arial" w:cs="Arial"/>
                <w:b/>
              </w:rPr>
              <w:t>Stability</w:t>
            </w:r>
          </w:p>
          <w:p w14:paraId="14808D2C" w14:textId="1D357F3B" w:rsidR="00A278F2" w:rsidRPr="00B50B7A" w:rsidRDefault="00A278F2" w:rsidP="001D5325">
            <w:pPr>
              <w:jc w:val="center"/>
              <w:rPr>
                <w:rFonts w:ascii="Arial" w:hAnsi="Arial" w:cs="Arial"/>
                <w:b/>
              </w:rPr>
            </w:pPr>
            <w:r w:rsidRPr="00B50B7A">
              <w:rPr>
                <w:rFonts w:ascii="Arial" w:hAnsi="Arial" w:cs="Arial"/>
                <w:b/>
              </w:rPr>
              <w:t>Hit Rate</w:t>
            </w:r>
            <w:r w:rsidR="00C455DA">
              <w:rPr>
                <w:rFonts w:ascii="Arial" w:hAnsi="Arial" w:cs="Arial"/>
                <w:b/>
              </w:rPr>
              <w:t xml:space="preserve"> </w:t>
            </w:r>
            <w:r w:rsidR="00C455DA" w:rsidRPr="00C913B8">
              <w:rPr>
                <w:rFonts w:ascii="Arial" w:hAnsi="Arial" w:cs="Arial"/>
                <w:b/>
                <w:vertAlign w:val="superscript"/>
              </w:rPr>
              <w:t>b</w:t>
            </w:r>
          </w:p>
        </w:tc>
        <w:tc>
          <w:tcPr>
            <w:tcW w:w="1390" w:type="dxa"/>
            <w:vAlign w:val="center"/>
          </w:tcPr>
          <w:p w14:paraId="22B47E05" w14:textId="77777777" w:rsidR="00A278F2" w:rsidRPr="00B50B7A" w:rsidRDefault="00A278F2" w:rsidP="001D5325">
            <w:pPr>
              <w:jc w:val="center"/>
              <w:rPr>
                <w:rFonts w:ascii="Arial" w:hAnsi="Arial" w:cs="Arial"/>
                <w:b/>
              </w:rPr>
            </w:pPr>
            <w:r w:rsidRPr="00B50B7A">
              <w:rPr>
                <w:rFonts w:ascii="Arial" w:hAnsi="Arial" w:cs="Arial"/>
                <w:b/>
              </w:rPr>
              <w:t>Unstable</w:t>
            </w:r>
          </w:p>
          <w:p w14:paraId="01533FAA" w14:textId="77777777" w:rsidR="00A278F2" w:rsidRPr="00B50B7A" w:rsidRDefault="00A278F2" w:rsidP="001D5325">
            <w:pPr>
              <w:jc w:val="center"/>
              <w:rPr>
                <w:rFonts w:ascii="Arial" w:hAnsi="Arial" w:cs="Arial"/>
                <w:b/>
              </w:rPr>
            </w:pPr>
            <w:r w:rsidRPr="00B50B7A">
              <w:rPr>
                <w:rFonts w:ascii="Arial" w:hAnsi="Arial" w:cs="Arial"/>
                <w:b/>
              </w:rPr>
              <w:t>True –</w:t>
            </w:r>
          </w:p>
          <w:p w14:paraId="71BE18EC" w14:textId="530ED7A5" w:rsidR="00A278F2" w:rsidRPr="00B50B7A" w:rsidRDefault="00A278F2" w:rsidP="001D5325">
            <w:pPr>
              <w:jc w:val="center"/>
              <w:rPr>
                <w:rFonts w:ascii="Arial" w:hAnsi="Arial" w:cs="Arial"/>
                <w:b/>
              </w:rPr>
            </w:pPr>
            <w:r w:rsidRPr="00B50B7A">
              <w:rPr>
                <w:rFonts w:ascii="Arial" w:hAnsi="Arial" w:cs="Arial"/>
                <w:b/>
              </w:rPr>
              <w:t>Filtered</w:t>
            </w:r>
            <w:r w:rsidR="00C455DA">
              <w:rPr>
                <w:rFonts w:ascii="Arial" w:hAnsi="Arial" w:cs="Arial"/>
                <w:b/>
              </w:rPr>
              <w:t xml:space="preserve"> </w:t>
            </w:r>
            <w:r w:rsidR="00C455DA" w:rsidRPr="00C913B8">
              <w:rPr>
                <w:rFonts w:ascii="Arial" w:hAnsi="Arial" w:cs="Arial"/>
                <w:b/>
                <w:vertAlign w:val="superscript"/>
              </w:rPr>
              <w:t>c</w:t>
            </w:r>
          </w:p>
        </w:tc>
      </w:tr>
      <w:tr w:rsidR="00CE1610" w:rsidRPr="00CF1E7E" w14:paraId="393FE9D3" w14:textId="77777777" w:rsidTr="005F7DA8">
        <w:tc>
          <w:tcPr>
            <w:tcW w:w="1417" w:type="dxa"/>
          </w:tcPr>
          <w:p w14:paraId="36B79ED7" w14:textId="77777777" w:rsidR="00CE1610" w:rsidRPr="00B50B7A" w:rsidRDefault="00CE1610" w:rsidP="005F7DA8">
            <w:pPr>
              <w:jc w:val="center"/>
              <w:rPr>
                <w:rFonts w:ascii="Arial" w:hAnsi="Arial" w:cs="Arial"/>
              </w:rPr>
            </w:pPr>
            <w:r w:rsidRPr="00B50B7A">
              <w:rPr>
                <w:rFonts w:ascii="Arial" w:hAnsi="Arial" w:cs="Arial"/>
              </w:rPr>
              <w:t xml:space="preserve">Full </w:t>
            </w:r>
          </w:p>
          <w:p w14:paraId="3D557061" w14:textId="77777777" w:rsidR="00CE1610" w:rsidRPr="00B50B7A" w:rsidRDefault="00CE1610" w:rsidP="005F7DA8">
            <w:pPr>
              <w:jc w:val="center"/>
              <w:rPr>
                <w:rFonts w:ascii="Arial" w:hAnsi="Arial" w:cs="Arial"/>
              </w:rPr>
            </w:pPr>
            <w:r w:rsidRPr="00B50B7A">
              <w:rPr>
                <w:rFonts w:ascii="Arial" w:hAnsi="Arial" w:cs="Arial"/>
              </w:rPr>
              <w:t>Half-Life</w:t>
            </w:r>
          </w:p>
          <w:p w14:paraId="11C4FDA7" w14:textId="6F85C1F3" w:rsidR="00CE1610" w:rsidRPr="00B50B7A" w:rsidRDefault="000D3F6F" w:rsidP="001D5325">
            <w:pPr>
              <w:jc w:val="center"/>
              <w:rPr>
                <w:rFonts w:ascii="Arial" w:hAnsi="Arial" w:cs="Arial"/>
              </w:rPr>
            </w:pPr>
            <w:r w:rsidRPr="00B50B7A">
              <w:rPr>
                <w:rFonts w:ascii="Arial" w:hAnsi="Arial" w:cs="Arial"/>
              </w:rPr>
              <w:t>FCFP_6</w:t>
            </w:r>
            <w:r w:rsidR="00CE1610" w:rsidRPr="00B50B7A">
              <w:rPr>
                <w:rFonts w:ascii="Arial" w:hAnsi="Arial" w:cs="Arial"/>
              </w:rPr>
              <w:t xml:space="preserve"> </w:t>
            </w:r>
            <w:r w:rsidRPr="00B50B7A">
              <w:rPr>
                <w:rFonts w:ascii="Arial" w:hAnsi="Arial" w:cs="Arial"/>
              </w:rPr>
              <w:t>(</w:t>
            </w:r>
            <w:r w:rsidR="00CE1610" w:rsidRPr="00B50B7A">
              <w:rPr>
                <w:rFonts w:ascii="Arial" w:hAnsi="Arial" w:cs="Arial"/>
              </w:rPr>
              <w:t>10 bins)</w:t>
            </w:r>
            <w:r w:rsidR="00C455DA">
              <w:rPr>
                <w:rFonts w:ascii="Arial" w:hAnsi="Arial" w:cs="Arial"/>
              </w:rPr>
              <w:t xml:space="preserve"> </w:t>
            </w:r>
            <w:r w:rsidR="00C455DA" w:rsidRPr="00C913B8">
              <w:rPr>
                <w:rFonts w:ascii="Arial" w:hAnsi="Arial" w:cs="Arial"/>
                <w:vertAlign w:val="superscript"/>
              </w:rPr>
              <w:t>a</w:t>
            </w:r>
          </w:p>
        </w:tc>
        <w:tc>
          <w:tcPr>
            <w:tcW w:w="1323" w:type="dxa"/>
            <w:vAlign w:val="center"/>
          </w:tcPr>
          <w:p w14:paraId="4D439CED" w14:textId="77777777" w:rsidR="00CE1610" w:rsidRPr="00B50B7A" w:rsidRDefault="00CE1610" w:rsidP="001D5325">
            <w:pPr>
              <w:jc w:val="center"/>
              <w:rPr>
                <w:rFonts w:ascii="Arial" w:hAnsi="Arial" w:cs="Arial"/>
                <w:sz w:val="28"/>
                <w:szCs w:val="28"/>
              </w:rPr>
            </w:pPr>
            <w:r w:rsidRPr="00B50B7A">
              <w:rPr>
                <w:rFonts w:ascii="Arial" w:hAnsi="Arial" w:cs="Arial"/>
                <w:bCs/>
                <w:color w:val="000000" w:themeColor="text1"/>
                <w:kern w:val="24"/>
                <w:sz w:val="28"/>
                <w:szCs w:val="28"/>
              </w:rPr>
              <w:t>0.785</w:t>
            </w:r>
          </w:p>
        </w:tc>
        <w:tc>
          <w:tcPr>
            <w:tcW w:w="1603" w:type="dxa"/>
            <w:vAlign w:val="center"/>
          </w:tcPr>
          <w:p w14:paraId="35E7FED9" w14:textId="77777777" w:rsidR="00CE1610" w:rsidRPr="00B50B7A" w:rsidRDefault="00CE1610" w:rsidP="001D5325">
            <w:pPr>
              <w:jc w:val="center"/>
              <w:rPr>
                <w:rFonts w:ascii="Arial" w:hAnsi="Arial" w:cs="Arial"/>
                <w:sz w:val="28"/>
                <w:szCs w:val="28"/>
              </w:rPr>
            </w:pPr>
            <w:r w:rsidRPr="00B50B7A">
              <w:rPr>
                <w:rFonts w:ascii="Arial" w:hAnsi="Arial" w:cs="Arial"/>
                <w:bCs/>
                <w:color w:val="000000" w:themeColor="text1"/>
                <w:kern w:val="24"/>
                <w:sz w:val="28"/>
                <w:szCs w:val="28"/>
              </w:rPr>
              <w:t>83.5</w:t>
            </w:r>
          </w:p>
        </w:tc>
        <w:tc>
          <w:tcPr>
            <w:tcW w:w="1616" w:type="dxa"/>
            <w:vAlign w:val="center"/>
          </w:tcPr>
          <w:p w14:paraId="2028A100" w14:textId="77777777" w:rsidR="00CE1610" w:rsidRPr="00B50B7A" w:rsidRDefault="00CE1610" w:rsidP="001D5325">
            <w:pPr>
              <w:jc w:val="center"/>
              <w:rPr>
                <w:rFonts w:ascii="Arial" w:hAnsi="Arial" w:cs="Arial"/>
                <w:sz w:val="28"/>
                <w:szCs w:val="28"/>
              </w:rPr>
            </w:pPr>
            <w:r w:rsidRPr="00B50B7A">
              <w:rPr>
                <w:rFonts w:ascii="Arial" w:hAnsi="Arial" w:cs="Arial"/>
                <w:bCs/>
                <w:color w:val="000000" w:themeColor="text1"/>
                <w:kern w:val="24"/>
                <w:sz w:val="28"/>
                <w:szCs w:val="28"/>
              </w:rPr>
              <w:t>49.8</w:t>
            </w:r>
          </w:p>
        </w:tc>
        <w:tc>
          <w:tcPr>
            <w:tcW w:w="1323" w:type="dxa"/>
            <w:vAlign w:val="center"/>
          </w:tcPr>
          <w:p w14:paraId="51B5527E" w14:textId="77777777" w:rsidR="00CE1610" w:rsidRPr="00B50B7A" w:rsidRDefault="00CE1610" w:rsidP="001D5325">
            <w:pPr>
              <w:jc w:val="center"/>
              <w:rPr>
                <w:rFonts w:ascii="Arial" w:hAnsi="Arial" w:cs="Arial"/>
                <w:sz w:val="28"/>
                <w:szCs w:val="28"/>
              </w:rPr>
            </w:pPr>
            <w:r w:rsidRPr="00B50B7A">
              <w:rPr>
                <w:rFonts w:ascii="Arial" w:hAnsi="Arial" w:cs="Arial"/>
                <w:bCs/>
                <w:color w:val="000000" w:themeColor="text1"/>
                <w:kern w:val="24"/>
                <w:sz w:val="28"/>
                <w:szCs w:val="28"/>
              </w:rPr>
              <w:t>56.2</w:t>
            </w:r>
          </w:p>
        </w:tc>
        <w:tc>
          <w:tcPr>
            <w:tcW w:w="1309" w:type="dxa"/>
            <w:vAlign w:val="center"/>
          </w:tcPr>
          <w:p w14:paraId="342A8F47" w14:textId="77777777" w:rsidR="00CE1610" w:rsidRPr="00B50B7A" w:rsidRDefault="00CE1610" w:rsidP="001D5325">
            <w:pPr>
              <w:jc w:val="center"/>
              <w:rPr>
                <w:rFonts w:ascii="Arial" w:hAnsi="Arial" w:cs="Arial"/>
                <w:bCs/>
                <w:color w:val="000000" w:themeColor="text1"/>
                <w:kern w:val="24"/>
                <w:sz w:val="28"/>
                <w:szCs w:val="28"/>
              </w:rPr>
            </w:pPr>
            <w:r w:rsidRPr="00B50B7A">
              <w:rPr>
                <w:rFonts w:ascii="Arial" w:hAnsi="Arial" w:cs="Arial"/>
                <w:bCs/>
                <w:color w:val="000000" w:themeColor="text1"/>
                <w:kern w:val="24"/>
                <w:sz w:val="28"/>
                <w:szCs w:val="28"/>
              </w:rPr>
              <w:t>91/323</w:t>
            </w:r>
          </w:p>
          <w:p w14:paraId="5FC77906" w14:textId="77777777" w:rsidR="00CE1610" w:rsidRPr="00B50B7A" w:rsidRDefault="00CE1610" w:rsidP="001D5325">
            <w:pPr>
              <w:jc w:val="center"/>
              <w:rPr>
                <w:rFonts w:ascii="Arial" w:hAnsi="Arial" w:cs="Arial"/>
                <w:sz w:val="28"/>
                <w:szCs w:val="28"/>
              </w:rPr>
            </w:pPr>
            <w:r w:rsidRPr="00B50B7A">
              <w:rPr>
                <w:rFonts w:ascii="Arial" w:hAnsi="Arial" w:cs="Arial"/>
                <w:bCs/>
                <w:color w:val="000000" w:themeColor="text1"/>
                <w:kern w:val="24"/>
                <w:sz w:val="28"/>
                <w:szCs w:val="28"/>
              </w:rPr>
              <w:t>28%</w:t>
            </w:r>
          </w:p>
        </w:tc>
        <w:tc>
          <w:tcPr>
            <w:tcW w:w="1390" w:type="dxa"/>
            <w:vAlign w:val="center"/>
          </w:tcPr>
          <w:p w14:paraId="027ABA0B" w14:textId="77777777" w:rsidR="00CE1610" w:rsidRPr="00B50B7A" w:rsidRDefault="00CE1610" w:rsidP="001D5325">
            <w:pPr>
              <w:jc w:val="center"/>
              <w:rPr>
                <w:rFonts w:ascii="Arial" w:hAnsi="Arial" w:cs="Arial"/>
                <w:sz w:val="28"/>
                <w:szCs w:val="28"/>
              </w:rPr>
            </w:pPr>
            <w:r w:rsidRPr="00B50B7A">
              <w:rPr>
                <w:rFonts w:ascii="Arial" w:hAnsi="Arial" w:cs="Arial"/>
                <w:bCs/>
                <w:color w:val="000000" w:themeColor="text1"/>
                <w:kern w:val="24"/>
                <w:sz w:val="28"/>
                <w:szCs w:val="28"/>
              </w:rPr>
              <w:t>230</w:t>
            </w:r>
          </w:p>
        </w:tc>
      </w:tr>
      <w:tr w:rsidR="00CE1610" w:rsidRPr="00CF1E7E" w14:paraId="2C34A844" w14:textId="77777777" w:rsidTr="005F7DA8">
        <w:tc>
          <w:tcPr>
            <w:tcW w:w="1417" w:type="dxa"/>
          </w:tcPr>
          <w:p w14:paraId="63FA1579" w14:textId="77777777" w:rsidR="00CE1610" w:rsidRPr="00B50B7A" w:rsidRDefault="00CE1610" w:rsidP="005F7DA8">
            <w:pPr>
              <w:jc w:val="center"/>
              <w:rPr>
                <w:rFonts w:ascii="Arial" w:hAnsi="Arial" w:cs="Arial"/>
              </w:rPr>
            </w:pPr>
            <w:r w:rsidRPr="00B50B7A">
              <w:rPr>
                <w:rFonts w:ascii="Arial" w:hAnsi="Arial" w:cs="Arial"/>
              </w:rPr>
              <w:t xml:space="preserve">Pruned </w:t>
            </w:r>
          </w:p>
          <w:p w14:paraId="0C16C14A" w14:textId="77777777" w:rsidR="00CE1610" w:rsidRPr="00B50B7A" w:rsidRDefault="00CE1610" w:rsidP="001D5325">
            <w:pPr>
              <w:jc w:val="center"/>
              <w:rPr>
                <w:rFonts w:ascii="Arial" w:hAnsi="Arial" w:cs="Arial"/>
              </w:rPr>
            </w:pPr>
            <w:r w:rsidRPr="00B50B7A">
              <w:rPr>
                <w:rFonts w:ascii="Arial" w:hAnsi="Arial" w:cs="Arial"/>
              </w:rPr>
              <w:t xml:space="preserve">Half-Life </w:t>
            </w:r>
            <w:r w:rsidR="000D3F6F" w:rsidRPr="00B50B7A">
              <w:rPr>
                <w:rFonts w:ascii="Arial" w:hAnsi="Arial" w:cs="Arial"/>
              </w:rPr>
              <w:t>FCFP_6</w:t>
            </w:r>
            <w:r w:rsidRPr="00B50B7A">
              <w:rPr>
                <w:rFonts w:ascii="Arial" w:hAnsi="Arial" w:cs="Arial"/>
              </w:rPr>
              <w:t xml:space="preserve"> </w:t>
            </w:r>
            <w:r w:rsidR="000D3F6F" w:rsidRPr="00B50B7A">
              <w:rPr>
                <w:rFonts w:ascii="Arial" w:hAnsi="Arial" w:cs="Arial"/>
              </w:rPr>
              <w:t>(</w:t>
            </w:r>
            <w:r w:rsidRPr="00B50B7A">
              <w:rPr>
                <w:rFonts w:ascii="Arial" w:hAnsi="Arial" w:cs="Arial"/>
              </w:rPr>
              <w:t>10 bins)</w:t>
            </w:r>
          </w:p>
        </w:tc>
        <w:tc>
          <w:tcPr>
            <w:tcW w:w="1323" w:type="dxa"/>
            <w:vAlign w:val="center"/>
          </w:tcPr>
          <w:p w14:paraId="6001F0CC"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0.777</w:t>
            </w:r>
          </w:p>
        </w:tc>
        <w:tc>
          <w:tcPr>
            <w:tcW w:w="1603" w:type="dxa"/>
            <w:vAlign w:val="center"/>
          </w:tcPr>
          <w:p w14:paraId="457FB5CC"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83.5</w:t>
            </w:r>
          </w:p>
        </w:tc>
        <w:tc>
          <w:tcPr>
            <w:tcW w:w="1616" w:type="dxa"/>
            <w:vAlign w:val="center"/>
          </w:tcPr>
          <w:p w14:paraId="4F6E3E55"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44.8</w:t>
            </w:r>
          </w:p>
        </w:tc>
        <w:tc>
          <w:tcPr>
            <w:tcW w:w="1323" w:type="dxa"/>
            <w:vAlign w:val="center"/>
          </w:tcPr>
          <w:p w14:paraId="535A19F2"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55.2</w:t>
            </w:r>
          </w:p>
        </w:tc>
        <w:tc>
          <w:tcPr>
            <w:tcW w:w="1309" w:type="dxa"/>
            <w:vAlign w:val="center"/>
          </w:tcPr>
          <w:p w14:paraId="42A2354D" w14:textId="77777777" w:rsidR="00CE1610" w:rsidRPr="00B50B7A" w:rsidRDefault="00CE1610" w:rsidP="001D5325">
            <w:pPr>
              <w:jc w:val="center"/>
              <w:rPr>
                <w:rFonts w:ascii="Arial" w:hAnsi="Arial" w:cs="Arial"/>
                <w:color w:val="000000" w:themeColor="text1"/>
                <w:kern w:val="24"/>
                <w:sz w:val="28"/>
                <w:szCs w:val="28"/>
              </w:rPr>
            </w:pPr>
            <w:r w:rsidRPr="00B50B7A">
              <w:rPr>
                <w:rFonts w:ascii="Arial" w:hAnsi="Arial" w:cs="Arial"/>
                <w:color w:val="000000" w:themeColor="text1"/>
                <w:kern w:val="24"/>
                <w:sz w:val="28"/>
                <w:szCs w:val="28"/>
              </w:rPr>
              <w:t>91/346</w:t>
            </w:r>
          </w:p>
          <w:p w14:paraId="63E3A363"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26%</w:t>
            </w:r>
          </w:p>
        </w:tc>
        <w:tc>
          <w:tcPr>
            <w:tcW w:w="1390" w:type="dxa"/>
            <w:vAlign w:val="center"/>
          </w:tcPr>
          <w:p w14:paraId="2EFFF3B1"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207</w:t>
            </w:r>
          </w:p>
        </w:tc>
      </w:tr>
      <w:tr w:rsidR="00CE1610" w:rsidRPr="00CF1E7E" w14:paraId="6C9063A1" w14:textId="77777777" w:rsidTr="005F7DA8">
        <w:tc>
          <w:tcPr>
            <w:tcW w:w="1417" w:type="dxa"/>
          </w:tcPr>
          <w:p w14:paraId="7B27FFCF" w14:textId="77777777" w:rsidR="00CE1610" w:rsidRPr="00B50B7A" w:rsidRDefault="00CE1610" w:rsidP="005F7DA8">
            <w:pPr>
              <w:jc w:val="center"/>
              <w:rPr>
                <w:rFonts w:ascii="Arial" w:hAnsi="Arial" w:cs="Arial"/>
              </w:rPr>
            </w:pPr>
            <w:r w:rsidRPr="00B50B7A">
              <w:rPr>
                <w:rFonts w:ascii="Arial" w:hAnsi="Arial" w:cs="Arial"/>
              </w:rPr>
              <w:t xml:space="preserve">Full </w:t>
            </w:r>
          </w:p>
          <w:p w14:paraId="488D9080" w14:textId="77777777" w:rsidR="00CE1610" w:rsidRPr="00B50B7A" w:rsidRDefault="00CE1610" w:rsidP="005F7DA8">
            <w:pPr>
              <w:jc w:val="center"/>
              <w:rPr>
                <w:rFonts w:ascii="Arial" w:hAnsi="Arial" w:cs="Arial"/>
              </w:rPr>
            </w:pPr>
            <w:r w:rsidRPr="00B50B7A">
              <w:rPr>
                <w:rFonts w:ascii="Arial" w:hAnsi="Arial" w:cs="Arial"/>
              </w:rPr>
              <w:t>Half-Life</w:t>
            </w:r>
          </w:p>
          <w:p w14:paraId="79ED5257" w14:textId="77777777" w:rsidR="00CE1610" w:rsidRPr="00B50B7A" w:rsidRDefault="00CE1610" w:rsidP="001D5325">
            <w:pPr>
              <w:jc w:val="center"/>
              <w:rPr>
                <w:rFonts w:ascii="Arial" w:hAnsi="Arial" w:cs="Arial"/>
              </w:rPr>
            </w:pPr>
            <w:r w:rsidRPr="00B50B7A">
              <w:rPr>
                <w:rFonts w:ascii="Arial" w:hAnsi="Arial" w:cs="Arial"/>
              </w:rPr>
              <w:t>FCFP_12 (10 bins)</w:t>
            </w:r>
          </w:p>
        </w:tc>
        <w:tc>
          <w:tcPr>
            <w:tcW w:w="1323" w:type="dxa"/>
            <w:vAlign w:val="center"/>
          </w:tcPr>
          <w:p w14:paraId="207CDDA0"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0.789</w:t>
            </w:r>
          </w:p>
        </w:tc>
        <w:tc>
          <w:tcPr>
            <w:tcW w:w="1603" w:type="dxa"/>
            <w:vAlign w:val="center"/>
          </w:tcPr>
          <w:p w14:paraId="714F0D14"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85.3</w:t>
            </w:r>
          </w:p>
        </w:tc>
        <w:tc>
          <w:tcPr>
            <w:tcW w:w="1616" w:type="dxa"/>
            <w:vAlign w:val="center"/>
          </w:tcPr>
          <w:p w14:paraId="00B59CD3"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42.4</w:t>
            </w:r>
          </w:p>
        </w:tc>
        <w:tc>
          <w:tcPr>
            <w:tcW w:w="1323" w:type="dxa"/>
            <w:vAlign w:val="center"/>
          </w:tcPr>
          <w:p w14:paraId="524DF523"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50.6</w:t>
            </w:r>
          </w:p>
        </w:tc>
        <w:tc>
          <w:tcPr>
            <w:tcW w:w="1309" w:type="dxa"/>
            <w:vAlign w:val="center"/>
          </w:tcPr>
          <w:p w14:paraId="13C2192F" w14:textId="77777777" w:rsidR="00CE1610" w:rsidRPr="00B50B7A" w:rsidRDefault="00CE1610" w:rsidP="001D5325">
            <w:pPr>
              <w:jc w:val="center"/>
              <w:rPr>
                <w:rFonts w:ascii="Arial" w:hAnsi="Arial" w:cs="Arial"/>
                <w:color w:val="000000" w:themeColor="text1"/>
                <w:kern w:val="24"/>
                <w:sz w:val="28"/>
                <w:szCs w:val="28"/>
              </w:rPr>
            </w:pPr>
            <w:r w:rsidRPr="00B50B7A">
              <w:rPr>
                <w:rFonts w:ascii="Arial" w:hAnsi="Arial" w:cs="Arial"/>
                <w:color w:val="000000" w:themeColor="text1"/>
                <w:kern w:val="24"/>
                <w:sz w:val="28"/>
                <w:szCs w:val="28"/>
              </w:rPr>
              <w:t>93/359</w:t>
            </w:r>
          </w:p>
          <w:p w14:paraId="184CDA5F"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26%</w:t>
            </w:r>
          </w:p>
        </w:tc>
        <w:tc>
          <w:tcPr>
            <w:tcW w:w="1390" w:type="dxa"/>
            <w:vAlign w:val="center"/>
          </w:tcPr>
          <w:p w14:paraId="57622E20"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196</w:t>
            </w:r>
          </w:p>
        </w:tc>
      </w:tr>
      <w:tr w:rsidR="00CE1610" w:rsidRPr="00CF1E7E" w14:paraId="5E9C3C09" w14:textId="77777777" w:rsidTr="005F7DA8">
        <w:tc>
          <w:tcPr>
            <w:tcW w:w="1417" w:type="dxa"/>
          </w:tcPr>
          <w:p w14:paraId="7A4B07CD" w14:textId="77777777" w:rsidR="00CE1610" w:rsidRPr="00B50B7A" w:rsidRDefault="00CE1610" w:rsidP="005F7DA8">
            <w:pPr>
              <w:jc w:val="center"/>
              <w:rPr>
                <w:rFonts w:ascii="Arial" w:hAnsi="Arial" w:cs="Arial"/>
              </w:rPr>
            </w:pPr>
            <w:r w:rsidRPr="00B50B7A">
              <w:rPr>
                <w:rFonts w:ascii="Arial" w:hAnsi="Arial" w:cs="Arial"/>
              </w:rPr>
              <w:t xml:space="preserve">Pruned </w:t>
            </w:r>
          </w:p>
          <w:p w14:paraId="2B774E77" w14:textId="77777777" w:rsidR="00CE1610" w:rsidRPr="00B50B7A" w:rsidRDefault="00CE1610" w:rsidP="001D5325">
            <w:pPr>
              <w:jc w:val="center"/>
              <w:rPr>
                <w:rFonts w:ascii="Arial" w:hAnsi="Arial" w:cs="Arial"/>
              </w:rPr>
            </w:pPr>
            <w:r w:rsidRPr="00B50B7A">
              <w:rPr>
                <w:rFonts w:ascii="Arial" w:hAnsi="Arial" w:cs="Arial"/>
              </w:rPr>
              <w:t>Half-Life FCFP_12 (10 bins)</w:t>
            </w:r>
          </w:p>
        </w:tc>
        <w:tc>
          <w:tcPr>
            <w:tcW w:w="1323" w:type="dxa"/>
            <w:vAlign w:val="center"/>
          </w:tcPr>
          <w:p w14:paraId="1B0A02F9"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0.780</w:t>
            </w:r>
          </w:p>
        </w:tc>
        <w:tc>
          <w:tcPr>
            <w:tcW w:w="1603" w:type="dxa"/>
            <w:vAlign w:val="center"/>
          </w:tcPr>
          <w:p w14:paraId="6A20D8D4"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89.0</w:t>
            </w:r>
          </w:p>
        </w:tc>
        <w:tc>
          <w:tcPr>
            <w:tcW w:w="1616" w:type="dxa"/>
            <w:vAlign w:val="center"/>
          </w:tcPr>
          <w:p w14:paraId="092B3D12"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31.8</w:t>
            </w:r>
          </w:p>
        </w:tc>
        <w:tc>
          <w:tcPr>
            <w:tcW w:w="1323" w:type="dxa"/>
            <w:vAlign w:val="center"/>
          </w:tcPr>
          <w:p w14:paraId="5AD29F46"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42.7</w:t>
            </w:r>
          </w:p>
        </w:tc>
        <w:tc>
          <w:tcPr>
            <w:tcW w:w="1309" w:type="dxa"/>
            <w:vAlign w:val="center"/>
          </w:tcPr>
          <w:p w14:paraId="5D35220F" w14:textId="77777777" w:rsidR="00CE1610" w:rsidRPr="00B50B7A" w:rsidRDefault="00CE1610" w:rsidP="001D5325">
            <w:pPr>
              <w:jc w:val="center"/>
              <w:rPr>
                <w:rFonts w:ascii="Arial" w:hAnsi="Arial" w:cs="Arial"/>
                <w:color w:val="000000" w:themeColor="text1"/>
                <w:kern w:val="24"/>
                <w:sz w:val="28"/>
                <w:szCs w:val="28"/>
              </w:rPr>
            </w:pPr>
            <w:r w:rsidRPr="00B50B7A">
              <w:rPr>
                <w:rFonts w:ascii="Arial" w:hAnsi="Arial" w:cs="Arial"/>
                <w:color w:val="000000" w:themeColor="text1"/>
                <w:kern w:val="24"/>
                <w:sz w:val="28"/>
                <w:szCs w:val="28"/>
              </w:rPr>
              <w:t>97/412</w:t>
            </w:r>
          </w:p>
          <w:p w14:paraId="5A688D49"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24%</w:t>
            </w:r>
          </w:p>
        </w:tc>
        <w:tc>
          <w:tcPr>
            <w:tcW w:w="1390" w:type="dxa"/>
            <w:vAlign w:val="center"/>
          </w:tcPr>
          <w:p w14:paraId="780122AD"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147</w:t>
            </w:r>
          </w:p>
        </w:tc>
      </w:tr>
      <w:tr w:rsidR="00CE1610" w:rsidRPr="00CF1E7E" w14:paraId="0DC57A85" w14:textId="77777777" w:rsidTr="005F7DA8">
        <w:tc>
          <w:tcPr>
            <w:tcW w:w="1417" w:type="dxa"/>
          </w:tcPr>
          <w:p w14:paraId="2AB80268" w14:textId="77777777" w:rsidR="00CE1610" w:rsidRPr="00B50B7A" w:rsidRDefault="00CE1610" w:rsidP="005F7DA8">
            <w:pPr>
              <w:jc w:val="center"/>
              <w:rPr>
                <w:rFonts w:ascii="Arial" w:hAnsi="Arial" w:cs="Arial"/>
              </w:rPr>
            </w:pPr>
            <w:r w:rsidRPr="00B50B7A">
              <w:rPr>
                <w:rFonts w:ascii="Arial" w:hAnsi="Arial" w:cs="Arial"/>
              </w:rPr>
              <w:t xml:space="preserve">Full </w:t>
            </w:r>
          </w:p>
          <w:p w14:paraId="70412127" w14:textId="77777777" w:rsidR="00CE1610" w:rsidRPr="00B50B7A" w:rsidRDefault="00CE1610" w:rsidP="005F7DA8">
            <w:pPr>
              <w:jc w:val="center"/>
              <w:rPr>
                <w:rFonts w:ascii="Arial" w:hAnsi="Arial" w:cs="Arial"/>
              </w:rPr>
            </w:pPr>
            <w:r w:rsidRPr="00B50B7A">
              <w:rPr>
                <w:rFonts w:ascii="Arial" w:hAnsi="Arial" w:cs="Arial"/>
              </w:rPr>
              <w:t>Half-Life</w:t>
            </w:r>
          </w:p>
          <w:p w14:paraId="0DA1B90D" w14:textId="77777777" w:rsidR="00CE1610" w:rsidRPr="00B50B7A" w:rsidRDefault="00CE1610" w:rsidP="001D5325">
            <w:pPr>
              <w:jc w:val="center"/>
              <w:rPr>
                <w:rFonts w:ascii="Arial" w:hAnsi="Arial" w:cs="Arial"/>
              </w:rPr>
            </w:pPr>
            <w:r w:rsidRPr="00B50B7A">
              <w:rPr>
                <w:rFonts w:ascii="Arial" w:hAnsi="Arial" w:cs="Arial"/>
              </w:rPr>
              <w:t>FCFP_12 20 bins</w:t>
            </w:r>
          </w:p>
        </w:tc>
        <w:tc>
          <w:tcPr>
            <w:tcW w:w="1323" w:type="dxa"/>
            <w:vAlign w:val="center"/>
          </w:tcPr>
          <w:p w14:paraId="1044E026"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0.788</w:t>
            </w:r>
          </w:p>
        </w:tc>
        <w:tc>
          <w:tcPr>
            <w:tcW w:w="1603" w:type="dxa"/>
            <w:vAlign w:val="center"/>
          </w:tcPr>
          <w:p w14:paraId="3D57BCAA"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85.3</w:t>
            </w:r>
          </w:p>
        </w:tc>
        <w:tc>
          <w:tcPr>
            <w:tcW w:w="1616" w:type="dxa"/>
            <w:vAlign w:val="center"/>
          </w:tcPr>
          <w:p w14:paraId="69ED9BB3"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40.5</w:t>
            </w:r>
          </w:p>
        </w:tc>
        <w:tc>
          <w:tcPr>
            <w:tcW w:w="1323" w:type="dxa"/>
            <w:vAlign w:val="center"/>
          </w:tcPr>
          <w:p w14:paraId="5B7B08FA"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49.0</w:t>
            </w:r>
          </w:p>
        </w:tc>
        <w:tc>
          <w:tcPr>
            <w:tcW w:w="1309" w:type="dxa"/>
            <w:vAlign w:val="center"/>
          </w:tcPr>
          <w:p w14:paraId="1A144EB1" w14:textId="77777777" w:rsidR="00CE1610" w:rsidRPr="00B50B7A" w:rsidRDefault="00CE1610" w:rsidP="001D5325">
            <w:pPr>
              <w:jc w:val="center"/>
              <w:rPr>
                <w:rFonts w:ascii="Arial" w:hAnsi="Arial" w:cs="Arial"/>
                <w:color w:val="000000" w:themeColor="text1"/>
                <w:kern w:val="24"/>
                <w:sz w:val="28"/>
                <w:szCs w:val="28"/>
              </w:rPr>
            </w:pPr>
            <w:r w:rsidRPr="00B50B7A">
              <w:rPr>
                <w:rFonts w:ascii="Arial" w:hAnsi="Arial" w:cs="Arial"/>
                <w:color w:val="000000" w:themeColor="text1"/>
                <w:kern w:val="24"/>
                <w:sz w:val="28"/>
                <w:szCs w:val="28"/>
              </w:rPr>
              <w:t>93/368</w:t>
            </w:r>
          </w:p>
          <w:p w14:paraId="181B970C"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25%</w:t>
            </w:r>
          </w:p>
        </w:tc>
        <w:tc>
          <w:tcPr>
            <w:tcW w:w="1390" w:type="dxa"/>
            <w:vAlign w:val="center"/>
          </w:tcPr>
          <w:p w14:paraId="757E6A6B"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187</w:t>
            </w:r>
          </w:p>
        </w:tc>
      </w:tr>
      <w:tr w:rsidR="00CE1610" w:rsidRPr="00CF1E7E" w14:paraId="7E8B1E88" w14:textId="77777777" w:rsidTr="005F7DA8">
        <w:tc>
          <w:tcPr>
            <w:tcW w:w="1417" w:type="dxa"/>
          </w:tcPr>
          <w:p w14:paraId="6BF9E64D" w14:textId="77777777" w:rsidR="00CE1610" w:rsidRPr="00B50B7A" w:rsidRDefault="00CE1610" w:rsidP="005F7DA8">
            <w:pPr>
              <w:jc w:val="center"/>
              <w:rPr>
                <w:rFonts w:ascii="Arial" w:hAnsi="Arial" w:cs="Arial"/>
              </w:rPr>
            </w:pPr>
            <w:r w:rsidRPr="00B50B7A">
              <w:rPr>
                <w:rFonts w:ascii="Arial" w:hAnsi="Arial" w:cs="Arial"/>
              </w:rPr>
              <w:t xml:space="preserve">Pruned </w:t>
            </w:r>
          </w:p>
          <w:p w14:paraId="6D051BB2" w14:textId="77777777" w:rsidR="00CE1610" w:rsidRPr="00B50B7A" w:rsidRDefault="00CE1610" w:rsidP="001D5325">
            <w:pPr>
              <w:jc w:val="center"/>
              <w:rPr>
                <w:rFonts w:ascii="Arial" w:hAnsi="Arial" w:cs="Arial"/>
              </w:rPr>
            </w:pPr>
            <w:r w:rsidRPr="00B50B7A">
              <w:rPr>
                <w:rFonts w:ascii="Arial" w:hAnsi="Arial" w:cs="Arial"/>
              </w:rPr>
              <w:t>Half-Life FCFP_12 20 bins</w:t>
            </w:r>
          </w:p>
        </w:tc>
        <w:tc>
          <w:tcPr>
            <w:tcW w:w="1323" w:type="dxa"/>
            <w:vAlign w:val="center"/>
          </w:tcPr>
          <w:p w14:paraId="78046217"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0.779</w:t>
            </w:r>
          </w:p>
        </w:tc>
        <w:tc>
          <w:tcPr>
            <w:tcW w:w="1603" w:type="dxa"/>
            <w:vAlign w:val="center"/>
          </w:tcPr>
          <w:p w14:paraId="5B33F1E2"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87.2</w:t>
            </w:r>
          </w:p>
        </w:tc>
        <w:tc>
          <w:tcPr>
            <w:tcW w:w="1616" w:type="dxa"/>
            <w:vAlign w:val="center"/>
          </w:tcPr>
          <w:p w14:paraId="72D349BC"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37.7</w:t>
            </w:r>
          </w:p>
        </w:tc>
        <w:tc>
          <w:tcPr>
            <w:tcW w:w="1323" w:type="dxa"/>
            <w:vAlign w:val="center"/>
          </w:tcPr>
          <w:p w14:paraId="2EC09AF2"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47.1</w:t>
            </w:r>
          </w:p>
        </w:tc>
        <w:tc>
          <w:tcPr>
            <w:tcW w:w="1309" w:type="dxa"/>
            <w:vAlign w:val="center"/>
          </w:tcPr>
          <w:p w14:paraId="2E051440" w14:textId="77777777" w:rsidR="00CE1610" w:rsidRPr="00B50B7A" w:rsidRDefault="00CE1610" w:rsidP="001D5325">
            <w:pPr>
              <w:jc w:val="center"/>
              <w:rPr>
                <w:rFonts w:ascii="Arial" w:hAnsi="Arial" w:cs="Arial"/>
                <w:color w:val="000000" w:themeColor="text1"/>
                <w:kern w:val="24"/>
                <w:sz w:val="28"/>
                <w:szCs w:val="28"/>
              </w:rPr>
            </w:pPr>
            <w:r w:rsidRPr="00B50B7A">
              <w:rPr>
                <w:rFonts w:ascii="Arial" w:hAnsi="Arial" w:cs="Arial"/>
                <w:color w:val="000000" w:themeColor="text1"/>
                <w:kern w:val="24"/>
                <w:sz w:val="28"/>
                <w:szCs w:val="28"/>
              </w:rPr>
              <w:t>95/383</w:t>
            </w:r>
          </w:p>
          <w:p w14:paraId="13E6A907"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25%</w:t>
            </w:r>
          </w:p>
        </w:tc>
        <w:tc>
          <w:tcPr>
            <w:tcW w:w="1390" w:type="dxa"/>
            <w:vAlign w:val="center"/>
          </w:tcPr>
          <w:p w14:paraId="12EF39DA" w14:textId="77777777" w:rsidR="00CE1610" w:rsidRPr="00B50B7A" w:rsidRDefault="00CE1610" w:rsidP="001D5325">
            <w:pPr>
              <w:jc w:val="center"/>
              <w:rPr>
                <w:rFonts w:ascii="Arial" w:hAnsi="Arial" w:cs="Arial"/>
                <w:sz w:val="28"/>
                <w:szCs w:val="28"/>
              </w:rPr>
            </w:pPr>
            <w:r w:rsidRPr="00B50B7A">
              <w:rPr>
                <w:rFonts w:ascii="Arial" w:hAnsi="Arial" w:cs="Arial"/>
                <w:color w:val="000000" w:themeColor="text1"/>
                <w:kern w:val="24"/>
                <w:sz w:val="28"/>
                <w:szCs w:val="28"/>
              </w:rPr>
              <w:t>174</w:t>
            </w:r>
          </w:p>
        </w:tc>
      </w:tr>
    </w:tbl>
    <w:p w14:paraId="3A1F4C68" w14:textId="77777777" w:rsidR="00A278F2" w:rsidRDefault="00A278F2" w:rsidP="00A278F2">
      <w:pPr>
        <w:rPr>
          <w:rFonts w:ascii="Arial" w:hAnsi="Arial"/>
        </w:rPr>
      </w:pPr>
    </w:p>
    <w:p w14:paraId="5DC2F524" w14:textId="7B73ABC8" w:rsidR="00A278F2" w:rsidRDefault="00A278F2" w:rsidP="00B50B7A">
      <w:pPr>
        <w:spacing w:line="480" w:lineRule="auto"/>
        <w:jc w:val="both"/>
        <w:rPr>
          <w:rFonts w:ascii="Arial" w:hAnsi="Arial"/>
        </w:rPr>
      </w:pPr>
      <w:r>
        <w:rPr>
          <w:rFonts w:ascii="Arial" w:hAnsi="Arial"/>
        </w:rPr>
        <w:t xml:space="preserve">Notes: </w:t>
      </w:r>
      <w:r w:rsidR="00C455DA">
        <w:rPr>
          <w:rFonts w:ascii="Arial" w:hAnsi="Arial"/>
        </w:rPr>
        <w:t xml:space="preserve">(a) </w:t>
      </w:r>
      <w:r w:rsidR="00CE1610">
        <w:rPr>
          <w:rFonts w:ascii="Arial" w:hAnsi="Arial"/>
        </w:rPr>
        <w:t>the run parameters in parentheses correspond to the default settings in the “create Bayesian model” protocol in Pipeline Pilot</w:t>
      </w:r>
      <w:r w:rsidR="00FC2F4F">
        <w:rPr>
          <w:rFonts w:ascii="Arial" w:hAnsi="Arial"/>
        </w:rPr>
        <w:t xml:space="preserve"> 9.1 (BIOVIA)</w:t>
      </w:r>
      <w:r w:rsidR="00CE1610">
        <w:rPr>
          <w:rFonts w:ascii="Arial" w:hAnsi="Arial"/>
        </w:rPr>
        <w:t xml:space="preserve">.  </w:t>
      </w:r>
      <w:r w:rsidR="00C455DA">
        <w:rPr>
          <w:rFonts w:ascii="Arial" w:hAnsi="Arial"/>
        </w:rPr>
        <w:t xml:space="preserve">(b) </w:t>
      </w:r>
      <w:r>
        <w:rPr>
          <w:rFonts w:ascii="Arial" w:hAnsi="Arial"/>
        </w:rPr>
        <w:t xml:space="preserve">The “stability hit rate” is equivalent to the “positive predicted value” and is calculated by dividing the number of true positives by the sum of the number of true positives plus the number of false positives.  True positives are compounds that were correctly predicted to be </w:t>
      </w:r>
      <w:r>
        <w:rPr>
          <w:rFonts w:ascii="Arial" w:hAnsi="Arial"/>
        </w:rPr>
        <w:lastRenderedPageBreak/>
        <w:t xml:space="preserve">stable, while false positives are unstable compounds that were incorrectly classified as stable.  </w:t>
      </w:r>
      <w:r w:rsidR="00C455DA">
        <w:rPr>
          <w:rFonts w:ascii="Arial" w:hAnsi="Arial"/>
        </w:rPr>
        <w:t xml:space="preserve">(c) </w:t>
      </w:r>
      <w:r>
        <w:rPr>
          <w:rFonts w:ascii="Arial" w:hAnsi="Arial"/>
        </w:rPr>
        <w:t>“Unstable true negatives filtered” corresponds to the number of correctly predicted unstable compounds (</w:t>
      </w:r>
      <w:r w:rsidR="007B1DF5">
        <w:rPr>
          <w:rFonts w:ascii="Arial" w:hAnsi="Arial"/>
        </w:rPr>
        <w:t>there were a total of 462 unstable compounds in the full percent compound left validation set</w:t>
      </w:r>
      <w:r>
        <w:rPr>
          <w:rFonts w:ascii="Arial" w:hAnsi="Arial"/>
        </w:rPr>
        <w:t>).</w:t>
      </w:r>
      <w:r w:rsidR="000E7D52">
        <w:rPr>
          <w:rFonts w:ascii="Arial" w:hAnsi="Arial"/>
        </w:rPr>
        <w:t xml:space="preserve">  For each corresponding set of run parameters, the “pruned” half-life training set produced a Bayesian model that displayed better </w:t>
      </w:r>
      <w:r w:rsidR="00E27D44">
        <w:rPr>
          <w:rFonts w:ascii="Arial" w:hAnsi="Arial"/>
        </w:rPr>
        <w:t>(</w:t>
      </w:r>
      <w:r w:rsidR="000E7D52">
        <w:rPr>
          <w:rFonts w:ascii="Arial" w:hAnsi="Arial"/>
        </w:rPr>
        <w:t>or similar</w:t>
      </w:r>
      <w:r w:rsidR="00E27D44">
        <w:rPr>
          <w:rFonts w:ascii="Arial" w:hAnsi="Arial"/>
        </w:rPr>
        <w:t>)</w:t>
      </w:r>
      <w:r w:rsidR="000E7D52">
        <w:rPr>
          <w:rFonts w:ascii="Arial" w:hAnsi="Arial"/>
        </w:rPr>
        <w:t xml:space="preserve"> sensitivity than the “full” half-life </w:t>
      </w:r>
      <w:r w:rsidR="005B4B76">
        <w:rPr>
          <w:rFonts w:ascii="Arial" w:hAnsi="Arial"/>
        </w:rPr>
        <w:t>Bayesian</w:t>
      </w:r>
      <w:r w:rsidR="000E7D52">
        <w:rPr>
          <w:rFonts w:ascii="Arial" w:hAnsi="Arial"/>
        </w:rPr>
        <w:t>, when scoring the “full” percent compound left validation set.  However, for the other external statistics, the “full” half-life Bayesians displayed slightly better predictive power than the corresponding “pruned” half-life Bayesians, when scoring the “full” percent compound left validation set.  The</w:t>
      </w:r>
      <w:r w:rsidR="005B4B76">
        <w:rPr>
          <w:rFonts w:ascii="Arial" w:hAnsi="Arial"/>
        </w:rPr>
        <w:t>se</w:t>
      </w:r>
      <w:r w:rsidR="000E7D52">
        <w:rPr>
          <w:rFonts w:ascii="Arial" w:hAnsi="Arial"/>
        </w:rPr>
        <w:t xml:space="preserve"> validation studies against the percent compound left set were the only cases in which the “pruned” half-life Bayesian models displayed less accuracy than the “full” half-life Bayesian models, according to some of the external statistics.</w:t>
      </w:r>
    </w:p>
    <w:p w14:paraId="1B434B3C" w14:textId="77777777" w:rsidR="00A278F2" w:rsidRDefault="00A278F2" w:rsidP="00A278F2">
      <w:pPr>
        <w:jc w:val="both"/>
        <w:rPr>
          <w:rFonts w:ascii="Arial" w:hAnsi="Arial"/>
        </w:rPr>
      </w:pPr>
    </w:p>
    <w:p w14:paraId="7FA9F883" w14:textId="77777777" w:rsidR="0043558E" w:rsidRDefault="0043558E" w:rsidP="00A278F2">
      <w:pPr>
        <w:jc w:val="both"/>
        <w:rPr>
          <w:rFonts w:ascii="Arial" w:hAnsi="Arial"/>
        </w:rPr>
      </w:pPr>
    </w:p>
    <w:p w14:paraId="36AFB0E0" w14:textId="77777777" w:rsidR="0043558E" w:rsidRDefault="0043558E" w:rsidP="00A278F2">
      <w:pPr>
        <w:jc w:val="both"/>
        <w:rPr>
          <w:rFonts w:ascii="Arial" w:hAnsi="Arial"/>
        </w:rPr>
      </w:pPr>
    </w:p>
    <w:p w14:paraId="0D2161D0" w14:textId="77777777" w:rsidR="0043558E" w:rsidRDefault="0043558E" w:rsidP="00A278F2">
      <w:pPr>
        <w:jc w:val="both"/>
        <w:rPr>
          <w:rFonts w:ascii="Arial" w:hAnsi="Arial"/>
        </w:rPr>
      </w:pPr>
    </w:p>
    <w:p w14:paraId="54B21345" w14:textId="77777777" w:rsidR="0043558E" w:rsidRDefault="0043558E" w:rsidP="00A278F2">
      <w:pPr>
        <w:jc w:val="both"/>
        <w:rPr>
          <w:rFonts w:ascii="Arial" w:hAnsi="Arial"/>
        </w:rPr>
      </w:pPr>
    </w:p>
    <w:p w14:paraId="4E9A2C6F" w14:textId="77777777" w:rsidR="0043558E" w:rsidRDefault="0043558E" w:rsidP="00A278F2">
      <w:pPr>
        <w:jc w:val="both"/>
        <w:rPr>
          <w:rFonts w:ascii="Arial" w:hAnsi="Arial"/>
        </w:rPr>
      </w:pPr>
    </w:p>
    <w:p w14:paraId="44D04BB6" w14:textId="77777777" w:rsidR="0043558E" w:rsidRDefault="0043558E" w:rsidP="00A278F2">
      <w:pPr>
        <w:jc w:val="both"/>
        <w:rPr>
          <w:rFonts w:ascii="Arial" w:hAnsi="Arial"/>
        </w:rPr>
      </w:pPr>
    </w:p>
    <w:p w14:paraId="30A20ABC" w14:textId="50407111" w:rsidR="0043558E" w:rsidRDefault="00313133" w:rsidP="00C913B8">
      <w:pPr>
        <w:jc w:val="center"/>
        <w:rPr>
          <w:rFonts w:ascii="Arial" w:hAnsi="Arial"/>
        </w:rPr>
      </w:pPr>
      <w:r>
        <w:rPr>
          <w:rFonts w:ascii="Arial" w:hAnsi="Arial"/>
          <w:b/>
        </w:rPr>
        <w:br w:type="page"/>
      </w:r>
      <w:r w:rsidR="0043558E">
        <w:rPr>
          <w:rFonts w:ascii="Arial" w:hAnsi="Arial"/>
          <w:b/>
        </w:rPr>
        <w:lastRenderedPageBreak/>
        <w:t>Table S</w:t>
      </w:r>
      <w:ins w:id="658" w:author="Alex Perryman" w:date="2015-08-11T16:47:00Z">
        <w:r w:rsidR="001B1AB9">
          <w:rPr>
            <w:rFonts w:ascii="Arial" w:hAnsi="Arial"/>
            <w:b/>
          </w:rPr>
          <w:t>-VIII</w:t>
        </w:r>
      </w:ins>
      <w:del w:id="659" w:author="Alex Perryman" w:date="2015-08-11T16:47:00Z">
        <w:r w:rsidR="0043558E" w:rsidDel="001B1AB9">
          <w:rPr>
            <w:rFonts w:ascii="Arial" w:hAnsi="Arial"/>
            <w:b/>
          </w:rPr>
          <w:delText>4</w:delText>
        </w:r>
      </w:del>
      <w:r w:rsidR="0043558E" w:rsidRPr="00670D2E">
        <w:rPr>
          <w:rFonts w:ascii="Arial" w:hAnsi="Arial"/>
          <w:b/>
        </w:rPr>
        <w:t xml:space="preserve">. </w:t>
      </w:r>
      <w:r w:rsidR="0043558E">
        <w:rPr>
          <w:rFonts w:ascii="Arial" w:hAnsi="Arial"/>
          <w:b/>
        </w:rPr>
        <w:t>External validation</w:t>
      </w:r>
      <w:r w:rsidR="0043558E" w:rsidRPr="00670D2E">
        <w:rPr>
          <w:rFonts w:ascii="Arial" w:hAnsi="Arial"/>
          <w:b/>
        </w:rPr>
        <w:t xml:space="preserve"> statistics from </w:t>
      </w:r>
      <w:r w:rsidR="0043558E">
        <w:rPr>
          <w:rFonts w:ascii="Arial" w:hAnsi="Arial"/>
          <w:b/>
        </w:rPr>
        <w:t xml:space="preserve">evaluating the accuracy of using different sets of run parameters to create MLM half-life Bayesians, </w:t>
      </w:r>
      <w:r w:rsidR="00ED6F31">
        <w:rPr>
          <w:rFonts w:ascii="Arial" w:hAnsi="Arial"/>
          <w:b/>
        </w:rPr>
        <w:t>by using them to score the “pruned</w:t>
      </w:r>
      <w:r w:rsidR="0043558E">
        <w:rPr>
          <w:rFonts w:ascii="Arial" w:hAnsi="Arial"/>
          <w:b/>
        </w:rPr>
        <w:t>” percent compound left set of compounds.</w:t>
      </w:r>
    </w:p>
    <w:p w14:paraId="5382AC7B" w14:textId="77777777" w:rsidR="0043558E" w:rsidRPr="008559AD" w:rsidRDefault="0043558E" w:rsidP="0043558E">
      <w:pPr>
        <w:rPr>
          <w:rFonts w:ascii="Arial" w:hAnsi="Arial" w:cs="Arial"/>
        </w:rPr>
      </w:pPr>
    </w:p>
    <w:tbl>
      <w:tblPr>
        <w:tblStyle w:val="TableGrid"/>
        <w:tblW w:w="9981" w:type="dxa"/>
        <w:tblLook w:val="04A0" w:firstRow="1" w:lastRow="0" w:firstColumn="1" w:lastColumn="0" w:noHBand="0" w:noVBand="1"/>
      </w:tblPr>
      <w:tblGrid>
        <w:gridCol w:w="1417"/>
        <w:gridCol w:w="1323"/>
        <w:gridCol w:w="1603"/>
        <w:gridCol w:w="1616"/>
        <w:gridCol w:w="1323"/>
        <w:gridCol w:w="1309"/>
        <w:gridCol w:w="1390"/>
      </w:tblGrid>
      <w:tr w:rsidR="0043558E" w:rsidRPr="00BF65EB" w14:paraId="243C0CFF" w14:textId="77777777" w:rsidTr="0043558E">
        <w:tc>
          <w:tcPr>
            <w:tcW w:w="1417" w:type="dxa"/>
            <w:vAlign w:val="center"/>
          </w:tcPr>
          <w:p w14:paraId="571FD0E2" w14:textId="77777777" w:rsidR="0043558E" w:rsidRPr="00B50B7A" w:rsidRDefault="0043558E" w:rsidP="0043558E">
            <w:pPr>
              <w:jc w:val="center"/>
              <w:rPr>
                <w:rFonts w:ascii="Arial" w:hAnsi="Arial" w:cs="Arial"/>
                <w:b/>
              </w:rPr>
            </w:pPr>
            <w:r w:rsidRPr="00B50B7A">
              <w:rPr>
                <w:rFonts w:ascii="Arial" w:hAnsi="Arial" w:cs="Arial"/>
                <w:b/>
              </w:rPr>
              <w:t>MLM Stability Bayesian</w:t>
            </w:r>
          </w:p>
        </w:tc>
        <w:tc>
          <w:tcPr>
            <w:tcW w:w="1323" w:type="dxa"/>
            <w:vAlign w:val="center"/>
          </w:tcPr>
          <w:p w14:paraId="7A9D6502" w14:textId="77777777" w:rsidR="0043558E" w:rsidRPr="00B50B7A" w:rsidRDefault="0043558E" w:rsidP="0043558E">
            <w:pPr>
              <w:jc w:val="center"/>
              <w:rPr>
                <w:rFonts w:ascii="Arial" w:hAnsi="Arial" w:cs="Arial"/>
                <w:b/>
              </w:rPr>
            </w:pPr>
            <w:r w:rsidRPr="00B50B7A">
              <w:rPr>
                <w:rFonts w:ascii="Arial" w:hAnsi="Arial" w:cs="Arial"/>
                <w:b/>
              </w:rPr>
              <w:t>External ROC score</w:t>
            </w:r>
          </w:p>
        </w:tc>
        <w:tc>
          <w:tcPr>
            <w:tcW w:w="1603" w:type="dxa"/>
            <w:vAlign w:val="center"/>
          </w:tcPr>
          <w:p w14:paraId="0339080C" w14:textId="77777777" w:rsidR="0043558E" w:rsidRPr="00B50B7A" w:rsidRDefault="0043558E" w:rsidP="0043558E">
            <w:pPr>
              <w:jc w:val="center"/>
              <w:rPr>
                <w:rFonts w:ascii="Arial" w:hAnsi="Arial" w:cs="Arial"/>
                <w:b/>
              </w:rPr>
            </w:pPr>
            <w:r w:rsidRPr="00B50B7A">
              <w:rPr>
                <w:rFonts w:ascii="Arial" w:hAnsi="Arial" w:cs="Arial"/>
                <w:b/>
              </w:rPr>
              <w:t>External Sensitivity</w:t>
            </w:r>
          </w:p>
          <w:p w14:paraId="3DF673D3" w14:textId="77777777" w:rsidR="0043558E" w:rsidRPr="00B50B7A" w:rsidRDefault="0043558E" w:rsidP="0043558E">
            <w:pPr>
              <w:jc w:val="center"/>
              <w:rPr>
                <w:rFonts w:ascii="Arial" w:hAnsi="Arial" w:cs="Arial"/>
                <w:b/>
              </w:rPr>
            </w:pPr>
            <w:r w:rsidRPr="00B50B7A">
              <w:rPr>
                <w:rFonts w:ascii="Arial" w:hAnsi="Arial" w:cs="Arial"/>
                <w:b/>
              </w:rPr>
              <w:t>%</w:t>
            </w:r>
          </w:p>
        </w:tc>
        <w:tc>
          <w:tcPr>
            <w:tcW w:w="1616" w:type="dxa"/>
            <w:vAlign w:val="center"/>
          </w:tcPr>
          <w:p w14:paraId="32C639BA" w14:textId="77777777" w:rsidR="0043558E" w:rsidRPr="00B50B7A" w:rsidRDefault="0043558E" w:rsidP="0043558E">
            <w:pPr>
              <w:jc w:val="center"/>
              <w:rPr>
                <w:rFonts w:ascii="Arial" w:hAnsi="Arial" w:cs="Arial"/>
                <w:b/>
              </w:rPr>
            </w:pPr>
            <w:r w:rsidRPr="00B50B7A">
              <w:rPr>
                <w:rFonts w:ascii="Arial" w:hAnsi="Arial" w:cs="Arial"/>
                <w:b/>
              </w:rPr>
              <w:t>External Specificity</w:t>
            </w:r>
          </w:p>
          <w:p w14:paraId="79A15767" w14:textId="77777777" w:rsidR="0043558E" w:rsidRPr="00B50B7A" w:rsidRDefault="0043558E" w:rsidP="0043558E">
            <w:pPr>
              <w:jc w:val="center"/>
              <w:rPr>
                <w:rFonts w:ascii="Arial" w:hAnsi="Arial" w:cs="Arial"/>
                <w:b/>
              </w:rPr>
            </w:pPr>
            <w:r w:rsidRPr="00B50B7A">
              <w:rPr>
                <w:rFonts w:ascii="Arial" w:hAnsi="Arial" w:cs="Arial"/>
                <w:b/>
              </w:rPr>
              <w:t>%</w:t>
            </w:r>
          </w:p>
        </w:tc>
        <w:tc>
          <w:tcPr>
            <w:tcW w:w="1323" w:type="dxa"/>
            <w:vAlign w:val="center"/>
          </w:tcPr>
          <w:p w14:paraId="3DA30B85" w14:textId="77777777" w:rsidR="0043558E" w:rsidRPr="00B50B7A" w:rsidRDefault="0043558E" w:rsidP="0043558E">
            <w:pPr>
              <w:jc w:val="center"/>
              <w:rPr>
                <w:rFonts w:ascii="Arial" w:hAnsi="Arial" w:cs="Arial"/>
                <w:b/>
              </w:rPr>
            </w:pPr>
            <w:r w:rsidRPr="00B50B7A">
              <w:rPr>
                <w:rFonts w:ascii="Arial" w:hAnsi="Arial" w:cs="Arial"/>
                <w:b/>
              </w:rPr>
              <w:t>External</w:t>
            </w:r>
          </w:p>
          <w:p w14:paraId="32FDC5F5" w14:textId="77777777" w:rsidR="0043558E" w:rsidRPr="00B50B7A" w:rsidRDefault="0043558E" w:rsidP="0043558E">
            <w:pPr>
              <w:jc w:val="center"/>
              <w:rPr>
                <w:rFonts w:ascii="Arial" w:hAnsi="Arial" w:cs="Arial"/>
                <w:b/>
              </w:rPr>
            </w:pPr>
            <w:proofErr w:type="spellStart"/>
            <w:r w:rsidRPr="00B50B7A">
              <w:rPr>
                <w:rFonts w:ascii="Arial" w:hAnsi="Arial" w:cs="Arial"/>
                <w:b/>
              </w:rPr>
              <w:t>Concor</w:t>
            </w:r>
            <w:proofErr w:type="spellEnd"/>
            <w:r w:rsidRPr="00B50B7A">
              <w:rPr>
                <w:rFonts w:ascii="Arial" w:hAnsi="Arial" w:cs="Arial"/>
                <w:b/>
              </w:rPr>
              <w:t>-dance</w:t>
            </w:r>
          </w:p>
          <w:p w14:paraId="4CA01D46" w14:textId="77777777" w:rsidR="0043558E" w:rsidRPr="00B50B7A" w:rsidRDefault="0043558E" w:rsidP="0043558E">
            <w:pPr>
              <w:jc w:val="center"/>
              <w:rPr>
                <w:rFonts w:ascii="Arial" w:hAnsi="Arial" w:cs="Arial"/>
                <w:b/>
              </w:rPr>
            </w:pPr>
            <w:r w:rsidRPr="00B50B7A">
              <w:rPr>
                <w:rFonts w:ascii="Arial" w:hAnsi="Arial" w:cs="Arial"/>
                <w:b/>
              </w:rPr>
              <w:t>%</w:t>
            </w:r>
          </w:p>
        </w:tc>
        <w:tc>
          <w:tcPr>
            <w:tcW w:w="1309" w:type="dxa"/>
            <w:vAlign w:val="center"/>
          </w:tcPr>
          <w:p w14:paraId="358FD508" w14:textId="77777777" w:rsidR="0043558E" w:rsidRPr="00B50B7A" w:rsidRDefault="0043558E" w:rsidP="0043558E">
            <w:pPr>
              <w:jc w:val="center"/>
              <w:rPr>
                <w:rFonts w:ascii="Arial" w:hAnsi="Arial" w:cs="Arial"/>
                <w:b/>
              </w:rPr>
            </w:pPr>
            <w:r w:rsidRPr="00B50B7A">
              <w:rPr>
                <w:rFonts w:ascii="Arial" w:hAnsi="Arial" w:cs="Arial"/>
                <w:b/>
              </w:rPr>
              <w:t>Stability</w:t>
            </w:r>
          </w:p>
          <w:p w14:paraId="69EC5C23" w14:textId="3FE9E46E" w:rsidR="0043558E" w:rsidRPr="00B50B7A" w:rsidRDefault="0043558E" w:rsidP="0043558E">
            <w:pPr>
              <w:jc w:val="center"/>
              <w:rPr>
                <w:rFonts w:ascii="Arial" w:hAnsi="Arial" w:cs="Arial"/>
                <w:b/>
              </w:rPr>
            </w:pPr>
            <w:r w:rsidRPr="00B50B7A">
              <w:rPr>
                <w:rFonts w:ascii="Arial" w:hAnsi="Arial" w:cs="Arial"/>
                <w:b/>
              </w:rPr>
              <w:t>Hit Rate</w:t>
            </w:r>
            <w:r w:rsidR="00C455DA">
              <w:rPr>
                <w:rFonts w:ascii="Arial" w:hAnsi="Arial" w:cs="Arial"/>
                <w:b/>
              </w:rPr>
              <w:t xml:space="preserve"> </w:t>
            </w:r>
            <w:r w:rsidR="00C455DA" w:rsidRPr="00C913B8">
              <w:rPr>
                <w:rFonts w:ascii="Arial" w:hAnsi="Arial" w:cs="Arial"/>
                <w:b/>
                <w:vertAlign w:val="superscript"/>
              </w:rPr>
              <w:t>b</w:t>
            </w:r>
          </w:p>
        </w:tc>
        <w:tc>
          <w:tcPr>
            <w:tcW w:w="1390" w:type="dxa"/>
            <w:vAlign w:val="center"/>
          </w:tcPr>
          <w:p w14:paraId="2B978874" w14:textId="77777777" w:rsidR="0043558E" w:rsidRPr="00B50B7A" w:rsidRDefault="0043558E" w:rsidP="0043558E">
            <w:pPr>
              <w:jc w:val="center"/>
              <w:rPr>
                <w:rFonts w:ascii="Arial" w:hAnsi="Arial" w:cs="Arial"/>
                <w:b/>
              </w:rPr>
            </w:pPr>
            <w:r w:rsidRPr="00B50B7A">
              <w:rPr>
                <w:rFonts w:ascii="Arial" w:hAnsi="Arial" w:cs="Arial"/>
                <w:b/>
              </w:rPr>
              <w:t>Unstable</w:t>
            </w:r>
          </w:p>
          <w:p w14:paraId="6F5A8688" w14:textId="77777777" w:rsidR="0043558E" w:rsidRPr="00B50B7A" w:rsidRDefault="0043558E" w:rsidP="0043558E">
            <w:pPr>
              <w:jc w:val="center"/>
              <w:rPr>
                <w:rFonts w:ascii="Arial" w:hAnsi="Arial" w:cs="Arial"/>
                <w:b/>
              </w:rPr>
            </w:pPr>
            <w:r w:rsidRPr="00B50B7A">
              <w:rPr>
                <w:rFonts w:ascii="Arial" w:hAnsi="Arial" w:cs="Arial"/>
                <w:b/>
              </w:rPr>
              <w:t>True –</w:t>
            </w:r>
          </w:p>
          <w:p w14:paraId="7EE7F8AD" w14:textId="0AED1D24" w:rsidR="0043558E" w:rsidRPr="00B50B7A" w:rsidRDefault="0043558E" w:rsidP="0043558E">
            <w:pPr>
              <w:jc w:val="center"/>
              <w:rPr>
                <w:rFonts w:ascii="Arial" w:hAnsi="Arial" w:cs="Arial"/>
                <w:b/>
              </w:rPr>
            </w:pPr>
            <w:r w:rsidRPr="00B50B7A">
              <w:rPr>
                <w:rFonts w:ascii="Arial" w:hAnsi="Arial" w:cs="Arial"/>
                <w:b/>
              </w:rPr>
              <w:t>Filtered</w:t>
            </w:r>
            <w:r w:rsidR="00C455DA">
              <w:rPr>
                <w:rFonts w:ascii="Arial" w:hAnsi="Arial" w:cs="Arial"/>
                <w:b/>
              </w:rPr>
              <w:t xml:space="preserve"> </w:t>
            </w:r>
            <w:r w:rsidR="00C455DA" w:rsidRPr="00C913B8">
              <w:rPr>
                <w:rFonts w:ascii="Arial" w:hAnsi="Arial" w:cs="Arial"/>
                <w:b/>
                <w:vertAlign w:val="superscript"/>
              </w:rPr>
              <w:t>c</w:t>
            </w:r>
          </w:p>
        </w:tc>
      </w:tr>
      <w:tr w:rsidR="00ED6F31" w:rsidRPr="00BF65EB" w14:paraId="121CBC5E" w14:textId="77777777" w:rsidTr="0043558E">
        <w:tc>
          <w:tcPr>
            <w:tcW w:w="1417" w:type="dxa"/>
          </w:tcPr>
          <w:p w14:paraId="2ECB47C3" w14:textId="77777777" w:rsidR="00ED6F31" w:rsidRPr="00B50B7A" w:rsidRDefault="00ED6F31" w:rsidP="0043558E">
            <w:pPr>
              <w:jc w:val="center"/>
              <w:rPr>
                <w:rFonts w:ascii="Arial" w:hAnsi="Arial" w:cs="Arial"/>
              </w:rPr>
            </w:pPr>
            <w:r w:rsidRPr="00B50B7A">
              <w:rPr>
                <w:rFonts w:ascii="Arial" w:hAnsi="Arial" w:cs="Arial"/>
              </w:rPr>
              <w:t xml:space="preserve">Full </w:t>
            </w:r>
          </w:p>
          <w:p w14:paraId="478CD55D" w14:textId="77777777" w:rsidR="00ED6F31" w:rsidRPr="00B50B7A" w:rsidRDefault="00ED6F31" w:rsidP="0043558E">
            <w:pPr>
              <w:jc w:val="center"/>
              <w:rPr>
                <w:rFonts w:ascii="Arial" w:hAnsi="Arial" w:cs="Arial"/>
              </w:rPr>
            </w:pPr>
            <w:r w:rsidRPr="00B50B7A">
              <w:rPr>
                <w:rFonts w:ascii="Arial" w:hAnsi="Arial" w:cs="Arial"/>
              </w:rPr>
              <w:t>Half-Life</w:t>
            </w:r>
          </w:p>
          <w:p w14:paraId="00E21C3E" w14:textId="1F920581" w:rsidR="00ED6F31" w:rsidRPr="00B50B7A" w:rsidRDefault="00134DDD" w:rsidP="0043558E">
            <w:pPr>
              <w:jc w:val="center"/>
              <w:rPr>
                <w:rFonts w:ascii="Arial" w:hAnsi="Arial" w:cs="Arial"/>
              </w:rPr>
            </w:pPr>
            <w:r w:rsidRPr="00B50B7A">
              <w:rPr>
                <w:rFonts w:ascii="Arial" w:hAnsi="Arial" w:cs="Arial"/>
              </w:rPr>
              <w:t>FCFP_6</w:t>
            </w:r>
            <w:r w:rsidR="00ED6F31" w:rsidRPr="00B50B7A">
              <w:rPr>
                <w:rFonts w:ascii="Arial" w:hAnsi="Arial" w:cs="Arial"/>
              </w:rPr>
              <w:t xml:space="preserve"> </w:t>
            </w:r>
            <w:r w:rsidRPr="00B50B7A">
              <w:rPr>
                <w:rFonts w:ascii="Arial" w:hAnsi="Arial" w:cs="Arial"/>
              </w:rPr>
              <w:t>(</w:t>
            </w:r>
            <w:r w:rsidR="00ED6F31" w:rsidRPr="00B50B7A">
              <w:rPr>
                <w:rFonts w:ascii="Arial" w:hAnsi="Arial" w:cs="Arial"/>
              </w:rPr>
              <w:t>10 bins)</w:t>
            </w:r>
            <w:r w:rsidR="00C455DA">
              <w:rPr>
                <w:rFonts w:ascii="Arial" w:hAnsi="Arial" w:cs="Arial"/>
              </w:rPr>
              <w:t xml:space="preserve"> </w:t>
            </w:r>
            <w:r w:rsidR="00C455DA" w:rsidRPr="00C913B8">
              <w:rPr>
                <w:rFonts w:ascii="Arial" w:hAnsi="Arial" w:cs="Arial"/>
                <w:vertAlign w:val="superscript"/>
              </w:rPr>
              <w:t>a</w:t>
            </w:r>
          </w:p>
        </w:tc>
        <w:tc>
          <w:tcPr>
            <w:tcW w:w="1323" w:type="dxa"/>
            <w:vAlign w:val="center"/>
          </w:tcPr>
          <w:p w14:paraId="7D6226A0" w14:textId="77777777" w:rsidR="00ED6F31" w:rsidRPr="00B50B7A" w:rsidRDefault="00ED6F31" w:rsidP="0043558E">
            <w:pPr>
              <w:jc w:val="center"/>
              <w:rPr>
                <w:rFonts w:ascii="Arial" w:hAnsi="Arial" w:cs="Arial"/>
                <w:sz w:val="28"/>
                <w:szCs w:val="28"/>
              </w:rPr>
            </w:pPr>
            <w:r w:rsidRPr="00B50B7A">
              <w:rPr>
                <w:rFonts w:ascii="Arial" w:hAnsi="Arial" w:cs="Arial"/>
                <w:bCs/>
                <w:color w:val="000000" w:themeColor="text1"/>
                <w:kern w:val="24"/>
                <w:sz w:val="28"/>
                <w:szCs w:val="28"/>
              </w:rPr>
              <w:t>0.794</w:t>
            </w:r>
          </w:p>
        </w:tc>
        <w:tc>
          <w:tcPr>
            <w:tcW w:w="1603" w:type="dxa"/>
            <w:vAlign w:val="center"/>
          </w:tcPr>
          <w:p w14:paraId="3970B97E" w14:textId="77777777" w:rsidR="00ED6F31" w:rsidRPr="00B50B7A" w:rsidRDefault="00ED6F31" w:rsidP="0043558E">
            <w:pPr>
              <w:jc w:val="center"/>
              <w:rPr>
                <w:rFonts w:ascii="Arial" w:hAnsi="Arial" w:cs="Arial"/>
                <w:sz w:val="28"/>
                <w:szCs w:val="28"/>
              </w:rPr>
            </w:pPr>
            <w:r w:rsidRPr="00B50B7A">
              <w:rPr>
                <w:rFonts w:ascii="Arial" w:hAnsi="Arial" w:cs="Arial"/>
                <w:bCs/>
                <w:color w:val="000000" w:themeColor="text1"/>
                <w:kern w:val="24"/>
                <w:sz w:val="28"/>
                <w:szCs w:val="28"/>
              </w:rPr>
              <w:t>83.5</w:t>
            </w:r>
          </w:p>
        </w:tc>
        <w:tc>
          <w:tcPr>
            <w:tcW w:w="1616" w:type="dxa"/>
            <w:vAlign w:val="center"/>
          </w:tcPr>
          <w:p w14:paraId="3488F569" w14:textId="77777777" w:rsidR="00ED6F31" w:rsidRPr="00B50B7A" w:rsidRDefault="00ED6F31" w:rsidP="0043558E">
            <w:pPr>
              <w:jc w:val="center"/>
              <w:rPr>
                <w:rFonts w:ascii="Arial" w:hAnsi="Arial" w:cs="Arial"/>
                <w:sz w:val="28"/>
                <w:szCs w:val="28"/>
              </w:rPr>
            </w:pPr>
            <w:r w:rsidRPr="00B50B7A">
              <w:rPr>
                <w:rFonts w:ascii="Arial" w:hAnsi="Arial" w:cs="Arial"/>
                <w:bCs/>
                <w:color w:val="000000" w:themeColor="text1"/>
                <w:kern w:val="24"/>
                <w:sz w:val="28"/>
                <w:szCs w:val="28"/>
              </w:rPr>
              <w:t>51.5</w:t>
            </w:r>
          </w:p>
        </w:tc>
        <w:tc>
          <w:tcPr>
            <w:tcW w:w="1323" w:type="dxa"/>
            <w:vAlign w:val="center"/>
          </w:tcPr>
          <w:p w14:paraId="053B806F" w14:textId="77777777" w:rsidR="00ED6F31" w:rsidRPr="00B50B7A" w:rsidRDefault="00ED6F31" w:rsidP="0043558E">
            <w:pPr>
              <w:jc w:val="center"/>
              <w:rPr>
                <w:rFonts w:ascii="Arial" w:hAnsi="Arial" w:cs="Arial"/>
                <w:sz w:val="28"/>
                <w:szCs w:val="28"/>
              </w:rPr>
            </w:pPr>
            <w:r w:rsidRPr="00B50B7A">
              <w:rPr>
                <w:rFonts w:ascii="Arial" w:hAnsi="Arial" w:cs="Arial"/>
                <w:bCs/>
                <w:color w:val="000000" w:themeColor="text1"/>
                <w:kern w:val="24"/>
                <w:sz w:val="28"/>
                <w:szCs w:val="28"/>
              </w:rPr>
              <w:t>57.9</w:t>
            </w:r>
          </w:p>
        </w:tc>
        <w:tc>
          <w:tcPr>
            <w:tcW w:w="1309" w:type="dxa"/>
            <w:vAlign w:val="center"/>
          </w:tcPr>
          <w:p w14:paraId="56BADA25" w14:textId="77777777" w:rsidR="00ED6F31" w:rsidRPr="00B50B7A" w:rsidRDefault="00ED6F31" w:rsidP="0043558E">
            <w:pPr>
              <w:jc w:val="center"/>
              <w:rPr>
                <w:rFonts w:ascii="Arial" w:hAnsi="Arial" w:cs="Arial"/>
                <w:bCs/>
                <w:color w:val="000000" w:themeColor="text1"/>
                <w:kern w:val="24"/>
                <w:sz w:val="28"/>
                <w:szCs w:val="28"/>
              </w:rPr>
            </w:pPr>
            <w:r w:rsidRPr="00B50B7A">
              <w:rPr>
                <w:rFonts w:ascii="Arial" w:hAnsi="Arial" w:cs="Arial"/>
                <w:bCs/>
                <w:color w:val="000000" w:themeColor="text1"/>
                <w:kern w:val="24"/>
                <w:sz w:val="28"/>
                <w:szCs w:val="28"/>
              </w:rPr>
              <w:t>91/303</w:t>
            </w:r>
          </w:p>
          <w:p w14:paraId="594FA3A4" w14:textId="77777777" w:rsidR="001276D4" w:rsidRPr="00B50B7A" w:rsidRDefault="001276D4" w:rsidP="0043558E">
            <w:pPr>
              <w:jc w:val="center"/>
              <w:rPr>
                <w:rFonts w:ascii="Arial" w:hAnsi="Arial" w:cs="Arial"/>
                <w:sz w:val="28"/>
                <w:szCs w:val="28"/>
              </w:rPr>
            </w:pPr>
            <w:r w:rsidRPr="00B50B7A">
              <w:rPr>
                <w:rFonts w:ascii="Arial" w:hAnsi="Arial" w:cs="Arial"/>
                <w:bCs/>
                <w:color w:val="000000" w:themeColor="text1"/>
                <w:kern w:val="24"/>
                <w:sz w:val="28"/>
                <w:szCs w:val="28"/>
              </w:rPr>
              <w:t>30%</w:t>
            </w:r>
          </w:p>
        </w:tc>
        <w:tc>
          <w:tcPr>
            <w:tcW w:w="1390" w:type="dxa"/>
            <w:vAlign w:val="center"/>
          </w:tcPr>
          <w:p w14:paraId="5F45C17D" w14:textId="77777777" w:rsidR="00ED6F31" w:rsidRPr="00B50B7A" w:rsidRDefault="00ED6F31" w:rsidP="0043558E">
            <w:pPr>
              <w:jc w:val="center"/>
              <w:rPr>
                <w:rFonts w:ascii="Arial" w:hAnsi="Arial" w:cs="Arial"/>
                <w:sz w:val="28"/>
                <w:szCs w:val="28"/>
              </w:rPr>
            </w:pPr>
            <w:r w:rsidRPr="00B50B7A">
              <w:rPr>
                <w:rFonts w:ascii="Arial" w:hAnsi="Arial" w:cs="Arial"/>
                <w:bCs/>
                <w:color w:val="000000" w:themeColor="text1"/>
                <w:kern w:val="24"/>
                <w:sz w:val="28"/>
                <w:szCs w:val="28"/>
              </w:rPr>
              <w:t>225</w:t>
            </w:r>
          </w:p>
        </w:tc>
      </w:tr>
      <w:tr w:rsidR="00ED6F31" w:rsidRPr="00BF65EB" w14:paraId="49AF16EA" w14:textId="77777777" w:rsidTr="0043558E">
        <w:tc>
          <w:tcPr>
            <w:tcW w:w="1417" w:type="dxa"/>
          </w:tcPr>
          <w:p w14:paraId="73732176" w14:textId="77777777" w:rsidR="00ED6F31" w:rsidRPr="00B50B7A" w:rsidRDefault="00ED6F31" w:rsidP="0043558E">
            <w:pPr>
              <w:jc w:val="center"/>
              <w:rPr>
                <w:rFonts w:ascii="Arial" w:hAnsi="Arial" w:cs="Arial"/>
              </w:rPr>
            </w:pPr>
            <w:r w:rsidRPr="00B50B7A">
              <w:rPr>
                <w:rFonts w:ascii="Arial" w:hAnsi="Arial" w:cs="Arial"/>
              </w:rPr>
              <w:t xml:space="preserve">Pruned </w:t>
            </w:r>
          </w:p>
          <w:p w14:paraId="22D7985E" w14:textId="77777777" w:rsidR="00ED6F31" w:rsidRPr="00B50B7A" w:rsidRDefault="00ED6F31" w:rsidP="0043558E">
            <w:pPr>
              <w:jc w:val="center"/>
              <w:rPr>
                <w:rFonts w:ascii="Arial" w:hAnsi="Arial" w:cs="Arial"/>
              </w:rPr>
            </w:pPr>
            <w:r w:rsidRPr="00B50B7A">
              <w:rPr>
                <w:rFonts w:ascii="Arial" w:hAnsi="Arial" w:cs="Arial"/>
              </w:rPr>
              <w:t xml:space="preserve">Half-Life </w:t>
            </w:r>
            <w:r w:rsidR="00134DDD" w:rsidRPr="00B50B7A">
              <w:rPr>
                <w:rFonts w:ascii="Arial" w:hAnsi="Arial" w:cs="Arial"/>
              </w:rPr>
              <w:t>FCFP_6</w:t>
            </w:r>
            <w:r w:rsidRPr="00B50B7A">
              <w:rPr>
                <w:rFonts w:ascii="Arial" w:hAnsi="Arial" w:cs="Arial"/>
              </w:rPr>
              <w:t xml:space="preserve"> </w:t>
            </w:r>
            <w:r w:rsidR="00134DDD" w:rsidRPr="00B50B7A">
              <w:rPr>
                <w:rFonts w:ascii="Arial" w:hAnsi="Arial" w:cs="Arial"/>
              </w:rPr>
              <w:t>(</w:t>
            </w:r>
            <w:r w:rsidRPr="00B50B7A">
              <w:rPr>
                <w:rFonts w:ascii="Arial" w:hAnsi="Arial" w:cs="Arial"/>
              </w:rPr>
              <w:t>10 bins)</w:t>
            </w:r>
          </w:p>
        </w:tc>
        <w:tc>
          <w:tcPr>
            <w:tcW w:w="1323" w:type="dxa"/>
            <w:vAlign w:val="center"/>
          </w:tcPr>
          <w:p w14:paraId="43FD0239"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0.785</w:t>
            </w:r>
          </w:p>
        </w:tc>
        <w:tc>
          <w:tcPr>
            <w:tcW w:w="1603" w:type="dxa"/>
            <w:vAlign w:val="center"/>
          </w:tcPr>
          <w:p w14:paraId="5C4B27C3"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83.5</w:t>
            </w:r>
          </w:p>
        </w:tc>
        <w:tc>
          <w:tcPr>
            <w:tcW w:w="1616" w:type="dxa"/>
            <w:vAlign w:val="center"/>
          </w:tcPr>
          <w:p w14:paraId="4A4142A0"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46.2</w:t>
            </w:r>
          </w:p>
        </w:tc>
        <w:tc>
          <w:tcPr>
            <w:tcW w:w="1323" w:type="dxa"/>
            <w:vAlign w:val="center"/>
          </w:tcPr>
          <w:p w14:paraId="44A5C559"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53.7</w:t>
            </w:r>
          </w:p>
        </w:tc>
        <w:tc>
          <w:tcPr>
            <w:tcW w:w="1309" w:type="dxa"/>
            <w:vAlign w:val="center"/>
          </w:tcPr>
          <w:p w14:paraId="2690BD47" w14:textId="77777777" w:rsidR="00ED6F31" w:rsidRPr="00B50B7A" w:rsidRDefault="00ED6F31" w:rsidP="0043558E">
            <w:pPr>
              <w:jc w:val="center"/>
              <w:rPr>
                <w:rFonts w:ascii="Arial" w:hAnsi="Arial" w:cs="Arial"/>
                <w:color w:val="000000" w:themeColor="text1"/>
                <w:kern w:val="24"/>
                <w:sz w:val="28"/>
                <w:szCs w:val="28"/>
              </w:rPr>
            </w:pPr>
            <w:r w:rsidRPr="00B50B7A">
              <w:rPr>
                <w:rFonts w:ascii="Arial" w:hAnsi="Arial" w:cs="Arial"/>
                <w:color w:val="000000" w:themeColor="text1"/>
                <w:kern w:val="24"/>
                <w:sz w:val="28"/>
                <w:szCs w:val="28"/>
              </w:rPr>
              <w:t>91/326</w:t>
            </w:r>
          </w:p>
          <w:p w14:paraId="19BA0D62" w14:textId="77777777" w:rsidR="001276D4" w:rsidRPr="00B50B7A" w:rsidRDefault="001276D4" w:rsidP="0043558E">
            <w:pPr>
              <w:jc w:val="center"/>
              <w:rPr>
                <w:rFonts w:ascii="Arial" w:hAnsi="Arial" w:cs="Arial"/>
                <w:sz w:val="28"/>
                <w:szCs w:val="28"/>
              </w:rPr>
            </w:pPr>
            <w:r w:rsidRPr="00B50B7A">
              <w:rPr>
                <w:rFonts w:ascii="Arial" w:hAnsi="Arial" w:cs="Arial"/>
                <w:color w:val="000000" w:themeColor="text1"/>
                <w:kern w:val="24"/>
                <w:sz w:val="28"/>
                <w:szCs w:val="28"/>
              </w:rPr>
              <w:t>28%</w:t>
            </w:r>
          </w:p>
        </w:tc>
        <w:tc>
          <w:tcPr>
            <w:tcW w:w="1390" w:type="dxa"/>
            <w:vAlign w:val="center"/>
          </w:tcPr>
          <w:p w14:paraId="11A0321C"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202</w:t>
            </w:r>
          </w:p>
        </w:tc>
      </w:tr>
      <w:tr w:rsidR="00ED6F31" w:rsidRPr="00BF65EB" w14:paraId="6857181E" w14:textId="77777777" w:rsidTr="0043558E">
        <w:tc>
          <w:tcPr>
            <w:tcW w:w="1417" w:type="dxa"/>
          </w:tcPr>
          <w:p w14:paraId="5D0EF86E" w14:textId="77777777" w:rsidR="00ED6F31" w:rsidRPr="00B50B7A" w:rsidRDefault="00ED6F31" w:rsidP="0043558E">
            <w:pPr>
              <w:jc w:val="center"/>
              <w:rPr>
                <w:rFonts w:ascii="Arial" w:hAnsi="Arial" w:cs="Arial"/>
              </w:rPr>
            </w:pPr>
            <w:r w:rsidRPr="00B50B7A">
              <w:rPr>
                <w:rFonts w:ascii="Arial" w:hAnsi="Arial" w:cs="Arial"/>
              </w:rPr>
              <w:t xml:space="preserve">Full </w:t>
            </w:r>
          </w:p>
          <w:p w14:paraId="225D839B" w14:textId="77777777" w:rsidR="00ED6F31" w:rsidRPr="00B50B7A" w:rsidRDefault="00ED6F31" w:rsidP="0043558E">
            <w:pPr>
              <w:jc w:val="center"/>
              <w:rPr>
                <w:rFonts w:ascii="Arial" w:hAnsi="Arial" w:cs="Arial"/>
              </w:rPr>
            </w:pPr>
            <w:r w:rsidRPr="00B50B7A">
              <w:rPr>
                <w:rFonts w:ascii="Arial" w:hAnsi="Arial" w:cs="Arial"/>
              </w:rPr>
              <w:t>Half-Life</w:t>
            </w:r>
          </w:p>
          <w:p w14:paraId="788E9D82" w14:textId="77777777" w:rsidR="00ED6F31" w:rsidRPr="00B50B7A" w:rsidRDefault="00ED6F31" w:rsidP="0043558E">
            <w:pPr>
              <w:jc w:val="center"/>
              <w:rPr>
                <w:rFonts w:ascii="Arial" w:hAnsi="Arial" w:cs="Arial"/>
              </w:rPr>
            </w:pPr>
            <w:r w:rsidRPr="00B50B7A">
              <w:rPr>
                <w:rFonts w:ascii="Arial" w:hAnsi="Arial" w:cs="Arial"/>
              </w:rPr>
              <w:t>FCFP_12 (10 bins)</w:t>
            </w:r>
          </w:p>
        </w:tc>
        <w:tc>
          <w:tcPr>
            <w:tcW w:w="1323" w:type="dxa"/>
            <w:vAlign w:val="center"/>
          </w:tcPr>
          <w:p w14:paraId="123D7A04"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0.798</w:t>
            </w:r>
          </w:p>
        </w:tc>
        <w:tc>
          <w:tcPr>
            <w:tcW w:w="1603" w:type="dxa"/>
            <w:vAlign w:val="center"/>
          </w:tcPr>
          <w:p w14:paraId="5B7EB39C"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85.3</w:t>
            </w:r>
          </w:p>
        </w:tc>
        <w:tc>
          <w:tcPr>
            <w:tcW w:w="1616" w:type="dxa"/>
            <w:vAlign w:val="center"/>
          </w:tcPr>
          <w:p w14:paraId="26BD3E71"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43.7</w:t>
            </w:r>
          </w:p>
        </w:tc>
        <w:tc>
          <w:tcPr>
            <w:tcW w:w="1323" w:type="dxa"/>
            <w:vAlign w:val="center"/>
          </w:tcPr>
          <w:p w14:paraId="45113590"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52.0</w:t>
            </w:r>
          </w:p>
        </w:tc>
        <w:tc>
          <w:tcPr>
            <w:tcW w:w="1309" w:type="dxa"/>
            <w:vAlign w:val="center"/>
          </w:tcPr>
          <w:p w14:paraId="4040BE36" w14:textId="77777777" w:rsidR="00ED6F31" w:rsidRPr="00B50B7A" w:rsidRDefault="00ED6F31" w:rsidP="0043558E">
            <w:pPr>
              <w:jc w:val="center"/>
              <w:rPr>
                <w:rFonts w:ascii="Arial" w:hAnsi="Arial" w:cs="Arial"/>
                <w:color w:val="000000" w:themeColor="text1"/>
                <w:kern w:val="24"/>
                <w:sz w:val="28"/>
                <w:szCs w:val="28"/>
              </w:rPr>
            </w:pPr>
            <w:r w:rsidRPr="00B50B7A">
              <w:rPr>
                <w:rFonts w:ascii="Arial" w:hAnsi="Arial" w:cs="Arial"/>
                <w:color w:val="000000" w:themeColor="text1"/>
                <w:kern w:val="24"/>
                <w:sz w:val="28"/>
                <w:szCs w:val="28"/>
              </w:rPr>
              <w:t>93/339</w:t>
            </w:r>
          </w:p>
          <w:p w14:paraId="0ECE02D9" w14:textId="77777777" w:rsidR="001276D4" w:rsidRPr="00B50B7A" w:rsidRDefault="001276D4" w:rsidP="0043558E">
            <w:pPr>
              <w:jc w:val="center"/>
              <w:rPr>
                <w:rFonts w:ascii="Arial" w:hAnsi="Arial" w:cs="Arial"/>
                <w:sz w:val="28"/>
                <w:szCs w:val="28"/>
              </w:rPr>
            </w:pPr>
            <w:r w:rsidRPr="00B50B7A">
              <w:rPr>
                <w:rFonts w:ascii="Arial" w:hAnsi="Arial" w:cs="Arial"/>
                <w:color w:val="000000" w:themeColor="text1"/>
                <w:kern w:val="24"/>
                <w:sz w:val="28"/>
                <w:szCs w:val="28"/>
              </w:rPr>
              <w:t>27%</w:t>
            </w:r>
          </w:p>
        </w:tc>
        <w:tc>
          <w:tcPr>
            <w:tcW w:w="1390" w:type="dxa"/>
            <w:vAlign w:val="center"/>
          </w:tcPr>
          <w:p w14:paraId="10500185"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191</w:t>
            </w:r>
          </w:p>
        </w:tc>
      </w:tr>
      <w:tr w:rsidR="00ED6F31" w:rsidRPr="00BF65EB" w14:paraId="2E8FAE19" w14:textId="77777777" w:rsidTr="0043558E">
        <w:tc>
          <w:tcPr>
            <w:tcW w:w="1417" w:type="dxa"/>
          </w:tcPr>
          <w:p w14:paraId="704517B4" w14:textId="77777777" w:rsidR="00ED6F31" w:rsidRPr="00B50B7A" w:rsidRDefault="00ED6F31" w:rsidP="0043558E">
            <w:pPr>
              <w:jc w:val="center"/>
              <w:rPr>
                <w:rFonts w:ascii="Arial" w:hAnsi="Arial" w:cs="Arial"/>
              </w:rPr>
            </w:pPr>
            <w:r w:rsidRPr="00B50B7A">
              <w:rPr>
                <w:rFonts w:ascii="Arial" w:hAnsi="Arial" w:cs="Arial"/>
              </w:rPr>
              <w:t xml:space="preserve">Pruned </w:t>
            </w:r>
          </w:p>
          <w:p w14:paraId="25AB484E" w14:textId="77777777" w:rsidR="00ED6F31" w:rsidRPr="00B50B7A" w:rsidRDefault="00ED6F31" w:rsidP="0043558E">
            <w:pPr>
              <w:jc w:val="center"/>
              <w:rPr>
                <w:rFonts w:ascii="Arial" w:hAnsi="Arial" w:cs="Arial"/>
              </w:rPr>
            </w:pPr>
            <w:r w:rsidRPr="00B50B7A">
              <w:rPr>
                <w:rFonts w:ascii="Arial" w:hAnsi="Arial" w:cs="Arial"/>
              </w:rPr>
              <w:t>Half-Life FCFP_12 (10 bins)</w:t>
            </w:r>
          </w:p>
        </w:tc>
        <w:tc>
          <w:tcPr>
            <w:tcW w:w="1323" w:type="dxa"/>
            <w:vAlign w:val="center"/>
          </w:tcPr>
          <w:p w14:paraId="3701B22D"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0.789</w:t>
            </w:r>
          </w:p>
        </w:tc>
        <w:tc>
          <w:tcPr>
            <w:tcW w:w="1603" w:type="dxa"/>
            <w:vAlign w:val="center"/>
          </w:tcPr>
          <w:p w14:paraId="571D3A05"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89.0</w:t>
            </w:r>
          </w:p>
        </w:tc>
        <w:tc>
          <w:tcPr>
            <w:tcW w:w="1616" w:type="dxa"/>
            <w:vAlign w:val="center"/>
          </w:tcPr>
          <w:p w14:paraId="1747AB35"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33.0</w:t>
            </w:r>
          </w:p>
        </w:tc>
        <w:tc>
          <w:tcPr>
            <w:tcW w:w="1323" w:type="dxa"/>
            <w:vAlign w:val="center"/>
          </w:tcPr>
          <w:p w14:paraId="337FDE7B"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44.1</w:t>
            </w:r>
          </w:p>
        </w:tc>
        <w:tc>
          <w:tcPr>
            <w:tcW w:w="1309" w:type="dxa"/>
            <w:vAlign w:val="center"/>
          </w:tcPr>
          <w:p w14:paraId="4B86E070" w14:textId="77777777" w:rsidR="00ED6F31" w:rsidRPr="00B50B7A" w:rsidRDefault="00ED6F31" w:rsidP="0043558E">
            <w:pPr>
              <w:jc w:val="center"/>
              <w:rPr>
                <w:rFonts w:ascii="Arial" w:hAnsi="Arial" w:cs="Arial"/>
                <w:color w:val="000000" w:themeColor="text1"/>
                <w:kern w:val="24"/>
                <w:sz w:val="28"/>
                <w:szCs w:val="28"/>
              </w:rPr>
            </w:pPr>
            <w:r w:rsidRPr="00B50B7A">
              <w:rPr>
                <w:rFonts w:ascii="Arial" w:hAnsi="Arial" w:cs="Arial"/>
                <w:color w:val="000000" w:themeColor="text1"/>
                <w:kern w:val="24"/>
                <w:sz w:val="28"/>
                <w:szCs w:val="28"/>
              </w:rPr>
              <w:t>97/390</w:t>
            </w:r>
          </w:p>
          <w:p w14:paraId="105CF4AB" w14:textId="77777777" w:rsidR="001276D4" w:rsidRPr="00B50B7A" w:rsidRDefault="001276D4" w:rsidP="0043558E">
            <w:pPr>
              <w:jc w:val="center"/>
              <w:rPr>
                <w:rFonts w:ascii="Arial" w:hAnsi="Arial" w:cs="Arial"/>
                <w:sz w:val="28"/>
                <w:szCs w:val="28"/>
              </w:rPr>
            </w:pPr>
            <w:r w:rsidRPr="00B50B7A">
              <w:rPr>
                <w:rFonts w:ascii="Arial" w:hAnsi="Arial" w:cs="Arial"/>
                <w:color w:val="000000" w:themeColor="text1"/>
                <w:kern w:val="24"/>
                <w:sz w:val="28"/>
                <w:szCs w:val="28"/>
              </w:rPr>
              <w:t>25%</w:t>
            </w:r>
          </w:p>
        </w:tc>
        <w:tc>
          <w:tcPr>
            <w:tcW w:w="1390" w:type="dxa"/>
            <w:vAlign w:val="center"/>
          </w:tcPr>
          <w:p w14:paraId="5922FEA4"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144</w:t>
            </w:r>
          </w:p>
        </w:tc>
      </w:tr>
      <w:tr w:rsidR="00ED6F31" w:rsidRPr="00BF65EB" w14:paraId="0A4CB54B" w14:textId="77777777" w:rsidTr="0043558E">
        <w:tc>
          <w:tcPr>
            <w:tcW w:w="1417" w:type="dxa"/>
          </w:tcPr>
          <w:p w14:paraId="5916CAB9" w14:textId="77777777" w:rsidR="00ED6F31" w:rsidRPr="00B50B7A" w:rsidRDefault="00ED6F31" w:rsidP="0043558E">
            <w:pPr>
              <w:jc w:val="center"/>
              <w:rPr>
                <w:rFonts w:ascii="Arial" w:hAnsi="Arial" w:cs="Arial"/>
              </w:rPr>
            </w:pPr>
            <w:r w:rsidRPr="00B50B7A">
              <w:rPr>
                <w:rFonts w:ascii="Arial" w:hAnsi="Arial" w:cs="Arial"/>
              </w:rPr>
              <w:t xml:space="preserve">Full </w:t>
            </w:r>
          </w:p>
          <w:p w14:paraId="5A6C0CA6" w14:textId="77777777" w:rsidR="00ED6F31" w:rsidRPr="00B50B7A" w:rsidRDefault="00ED6F31" w:rsidP="0043558E">
            <w:pPr>
              <w:jc w:val="center"/>
              <w:rPr>
                <w:rFonts w:ascii="Arial" w:hAnsi="Arial" w:cs="Arial"/>
              </w:rPr>
            </w:pPr>
            <w:r w:rsidRPr="00B50B7A">
              <w:rPr>
                <w:rFonts w:ascii="Arial" w:hAnsi="Arial" w:cs="Arial"/>
              </w:rPr>
              <w:t>Half-Life</w:t>
            </w:r>
          </w:p>
          <w:p w14:paraId="7E2E164A" w14:textId="77777777" w:rsidR="00ED6F31" w:rsidRPr="00B50B7A" w:rsidRDefault="00ED6F31" w:rsidP="0043558E">
            <w:pPr>
              <w:jc w:val="center"/>
              <w:rPr>
                <w:rFonts w:ascii="Arial" w:hAnsi="Arial" w:cs="Arial"/>
              </w:rPr>
            </w:pPr>
            <w:r w:rsidRPr="00B50B7A">
              <w:rPr>
                <w:rFonts w:ascii="Arial" w:hAnsi="Arial" w:cs="Arial"/>
              </w:rPr>
              <w:t>FCFP_12 20 bins</w:t>
            </w:r>
          </w:p>
        </w:tc>
        <w:tc>
          <w:tcPr>
            <w:tcW w:w="1323" w:type="dxa"/>
            <w:vAlign w:val="center"/>
          </w:tcPr>
          <w:p w14:paraId="491A1ADB"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0.798</w:t>
            </w:r>
          </w:p>
        </w:tc>
        <w:tc>
          <w:tcPr>
            <w:tcW w:w="1603" w:type="dxa"/>
            <w:vAlign w:val="center"/>
          </w:tcPr>
          <w:p w14:paraId="098514B6"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85.3</w:t>
            </w:r>
          </w:p>
        </w:tc>
        <w:tc>
          <w:tcPr>
            <w:tcW w:w="1616" w:type="dxa"/>
            <w:vAlign w:val="center"/>
          </w:tcPr>
          <w:p w14:paraId="517832BA"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42.1</w:t>
            </w:r>
          </w:p>
        </w:tc>
        <w:tc>
          <w:tcPr>
            <w:tcW w:w="1323" w:type="dxa"/>
            <w:vAlign w:val="center"/>
          </w:tcPr>
          <w:p w14:paraId="0B3EF4A5"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50.7</w:t>
            </w:r>
          </w:p>
        </w:tc>
        <w:tc>
          <w:tcPr>
            <w:tcW w:w="1309" w:type="dxa"/>
            <w:vAlign w:val="center"/>
          </w:tcPr>
          <w:p w14:paraId="093C2713" w14:textId="77777777" w:rsidR="00ED6F31" w:rsidRPr="00B50B7A" w:rsidRDefault="00ED6F31" w:rsidP="0043558E">
            <w:pPr>
              <w:jc w:val="center"/>
              <w:rPr>
                <w:rFonts w:ascii="Arial" w:hAnsi="Arial" w:cs="Arial"/>
                <w:color w:val="000000" w:themeColor="text1"/>
                <w:kern w:val="24"/>
                <w:sz w:val="28"/>
                <w:szCs w:val="28"/>
              </w:rPr>
            </w:pPr>
            <w:r w:rsidRPr="00B50B7A">
              <w:rPr>
                <w:rFonts w:ascii="Arial" w:hAnsi="Arial" w:cs="Arial"/>
                <w:color w:val="000000" w:themeColor="text1"/>
                <w:kern w:val="24"/>
                <w:sz w:val="28"/>
                <w:szCs w:val="28"/>
              </w:rPr>
              <w:t>93/346</w:t>
            </w:r>
          </w:p>
          <w:p w14:paraId="63B3C22A" w14:textId="77777777" w:rsidR="001276D4" w:rsidRPr="00B50B7A" w:rsidRDefault="001276D4" w:rsidP="0043558E">
            <w:pPr>
              <w:jc w:val="center"/>
              <w:rPr>
                <w:rFonts w:ascii="Arial" w:hAnsi="Arial" w:cs="Arial"/>
                <w:sz w:val="28"/>
                <w:szCs w:val="28"/>
              </w:rPr>
            </w:pPr>
            <w:r w:rsidRPr="00B50B7A">
              <w:rPr>
                <w:rFonts w:ascii="Arial" w:hAnsi="Arial" w:cs="Arial"/>
                <w:color w:val="000000" w:themeColor="text1"/>
                <w:kern w:val="24"/>
                <w:sz w:val="28"/>
                <w:szCs w:val="28"/>
              </w:rPr>
              <w:t>27%</w:t>
            </w:r>
          </w:p>
        </w:tc>
        <w:tc>
          <w:tcPr>
            <w:tcW w:w="1390" w:type="dxa"/>
            <w:vAlign w:val="center"/>
          </w:tcPr>
          <w:p w14:paraId="022CC34B"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184</w:t>
            </w:r>
          </w:p>
        </w:tc>
      </w:tr>
      <w:tr w:rsidR="00ED6F31" w:rsidRPr="00BF65EB" w14:paraId="500D36EF" w14:textId="77777777" w:rsidTr="0043558E">
        <w:tc>
          <w:tcPr>
            <w:tcW w:w="1417" w:type="dxa"/>
          </w:tcPr>
          <w:p w14:paraId="3BD3B5B2" w14:textId="77777777" w:rsidR="00ED6F31" w:rsidRPr="00B50B7A" w:rsidRDefault="00ED6F31" w:rsidP="0043558E">
            <w:pPr>
              <w:jc w:val="center"/>
              <w:rPr>
                <w:rFonts w:ascii="Arial" w:hAnsi="Arial" w:cs="Arial"/>
              </w:rPr>
            </w:pPr>
            <w:r w:rsidRPr="00B50B7A">
              <w:rPr>
                <w:rFonts w:ascii="Arial" w:hAnsi="Arial" w:cs="Arial"/>
              </w:rPr>
              <w:t xml:space="preserve">Pruned </w:t>
            </w:r>
          </w:p>
          <w:p w14:paraId="43EE4805" w14:textId="77777777" w:rsidR="00ED6F31" w:rsidRPr="00B50B7A" w:rsidRDefault="00ED6F31" w:rsidP="0043558E">
            <w:pPr>
              <w:jc w:val="center"/>
              <w:rPr>
                <w:rFonts w:ascii="Arial" w:hAnsi="Arial" w:cs="Arial"/>
              </w:rPr>
            </w:pPr>
            <w:r w:rsidRPr="00B50B7A">
              <w:rPr>
                <w:rFonts w:ascii="Arial" w:hAnsi="Arial" w:cs="Arial"/>
              </w:rPr>
              <w:t>Half-Life FCFP_12 20 bins</w:t>
            </w:r>
          </w:p>
        </w:tc>
        <w:tc>
          <w:tcPr>
            <w:tcW w:w="1323" w:type="dxa"/>
            <w:vAlign w:val="center"/>
          </w:tcPr>
          <w:p w14:paraId="274DB49F"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0.788</w:t>
            </w:r>
          </w:p>
        </w:tc>
        <w:tc>
          <w:tcPr>
            <w:tcW w:w="1603" w:type="dxa"/>
            <w:vAlign w:val="center"/>
          </w:tcPr>
          <w:p w14:paraId="6B16F234"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87.2</w:t>
            </w:r>
          </w:p>
        </w:tc>
        <w:tc>
          <w:tcPr>
            <w:tcW w:w="1616" w:type="dxa"/>
            <w:vAlign w:val="center"/>
          </w:tcPr>
          <w:p w14:paraId="6A56A8CD"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39.1</w:t>
            </w:r>
          </w:p>
        </w:tc>
        <w:tc>
          <w:tcPr>
            <w:tcW w:w="1323" w:type="dxa"/>
            <w:vAlign w:val="center"/>
          </w:tcPr>
          <w:p w14:paraId="1996C0AD"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48.7</w:t>
            </w:r>
          </w:p>
        </w:tc>
        <w:tc>
          <w:tcPr>
            <w:tcW w:w="1309" w:type="dxa"/>
            <w:vAlign w:val="center"/>
          </w:tcPr>
          <w:p w14:paraId="476A7E85" w14:textId="77777777" w:rsidR="00ED6F31" w:rsidRPr="00B50B7A" w:rsidRDefault="00ED6F31" w:rsidP="0043558E">
            <w:pPr>
              <w:jc w:val="center"/>
              <w:rPr>
                <w:rFonts w:ascii="Arial" w:hAnsi="Arial" w:cs="Arial"/>
                <w:color w:val="000000" w:themeColor="text1"/>
                <w:kern w:val="24"/>
                <w:sz w:val="28"/>
                <w:szCs w:val="28"/>
              </w:rPr>
            </w:pPr>
            <w:r w:rsidRPr="00B50B7A">
              <w:rPr>
                <w:rFonts w:ascii="Arial" w:hAnsi="Arial" w:cs="Arial"/>
                <w:color w:val="000000" w:themeColor="text1"/>
                <w:kern w:val="24"/>
                <w:sz w:val="28"/>
                <w:szCs w:val="28"/>
              </w:rPr>
              <w:t>95/361</w:t>
            </w:r>
          </w:p>
          <w:p w14:paraId="5B848DB4" w14:textId="77777777" w:rsidR="001276D4" w:rsidRPr="00B50B7A" w:rsidRDefault="001276D4" w:rsidP="0043558E">
            <w:pPr>
              <w:jc w:val="center"/>
              <w:rPr>
                <w:rFonts w:ascii="Arial" w:hAnsi="Arial" w:cs="Arial"/>
                <w:sz w:val="28"/>
                <w:szCs w:val="28"/>
              </w:rPr>
            </w:pPr>
            <w:r w:rsidRPr="00B50B7A">
              <w:rPr>
                <w:rFonts w:ascii="Arial" w:hAnsi="Arial" w:cs="Arial"/>
                <w:color w:val="000000" w:themeColor="text1"/>
                <w:kern w:val="24"/>
                <w:sz w:val="28"/>
                <w:szCs w:val="28"/>
              </w:rPr>
              <w:t>26%</w:t>
            </w:r>
          </w:p>
        </w:tc>
        <w:tc>
          <w:tcPr>
            <w:tcW w:w="1390" w:type="dxa"/>
            <w:vAlign w:val="center"/>
          </w:tcPr>
          <w:p w14:paraId="073D26FC" w14:textId="77777777" w:rsidR="00ED6F31" w:rsidRPr="00B50B7A" w:rsidRDefault="00ED6F31" w:rsidP="0043558E">
            <w:pPr>
              <w:jc w:val="center"/>
              <w:rPr>
                <w:rFonts w:ascii="Arial" w:hAnsi="Arial" w:cs="Arial"/>
                <w:sz w:val="28"/>
                <w:szCs w:val="28"/>
              </w:rPr>
            </w:pPr>
            <w:r w:rsidRPr="00B50B7A">
              <w:rPr>
                <w:rFonts w:ascii="Arial" w:hAnsi="Arial" w:cs="Arial"/>
                <w:color w:val="000000" w:themeColor="text1"/>
                <w:kern w:val="24"/>
                <w:sz w:val="28"/>
                <w:szCs w:val="28"/>
              </w:rPr>
              <w:t>171</w:t>
            </w:r>
          </w:p>
        </w:tc>
      </w:tr>
    </w:tbl>
    <w:p w14:paraId="2601612B" w14:textId="77777777" w:rsidR="0043558E" w:rsidRDefault="0043558E" w:rsidP="0043558E">
      <w:pPr>
        <w:rPr>
          <w:rFonts w:ascii="Arial" w:hAnsi="Arial"/>
        </w:rPr>
      </w:pPr>
    </w:p>
    <w:p w14:paraId="1DF96924" w14:textId="533E812D" w:rsidR="0043558E" w:rsidRDefault="0043558E" w:rsidP="00B50B7A">
      <w:pPr>
        <w:spacing w:line="480" w:lineRule="auto"/>
        <w:jc w:val="both"/>
        <w:rPr>
          <w:rFonts w:ascii="Arial" w:hAnsi="Arial"/>
        </w:rPr>
      </w:pPr>
      <w:r>
        <w:rPr>
          <w:rFonts w:ascii="Arial" w:hAnsi="Arial"/>
        </w:rPr>
        <w:t xml:space="preserve">Notes: </w:t>
      </w:r>
      <w:r w:rsidR="00C455DA">
        <w:rPr>
          <w:rFonts w:ascii="Arial" w:hAnsi="Arial"/>
        </w:rPr>
        <w:t xml:space="preserve">(a) </w:t>
      </w:r>
      <w:r>
        <w:rPr>
          <w:rFonts w:ascii="Arial" w:hAnsi="Arial"/>
        </w:rPr>
        <w:t>the run parameters in parentheses correspond to the default settings in the “create Bayesian model” protocol in Pipeline Pilot</w:t>
      </w:r>
      <w:r w:rsidR="00FC2F4F">
        <w:rPr>
          <w:rFonts w:ascii="Arial" w:hAnsi="Arial"/>
        </w:rPr>
        <w:t xml:space="preserve"> 9.1 (BIOVIA)</w:t>
      </w:r>
      <w:r>
        <w:rPr>
          <w:rFonts w:ascii="Arial" w:hAnsi="Arial"/>
        </w:rPr>
        <w:t xml:space="preserve">.  </w:t>
      </w:r>
      <w:r w:rsidR="00C455DA">
        <w:rPr>
          <w:rFonts w:ascii="Arial" w:hAnsi="Arial"/>
        </w:rPr>
        <w:t xml:space="preserve">(b) </w:t>
      </w:r>
      <w:r>
        <w:rPr>
          <w:rFonts w:ascii="Arial" w:hAnsi="Arial"/>
        </w:rPr>
        <w:t xml:space="preserve">The “stability hit rate” is equivalent to the “positive predicted value” and is calculated by dividing the number of true positives by the sum of the number of true positives plus the number of false positives. </w:t>
      </w:r>
      <w:r w:rsidR="00C455DA">
        <w:rPr>
          <w:rFonts w:ascii="Arial" w:hAnsi="Arial"/>
        </w:rPr>
        <w:t xml:space="preserve">(c) </w:t>
      </w:r>
      <w:r>
        <w:rPr>
          <w:rFonts w:ascii="Arial" w:hAnsi="Arial"/>
        </w:rPr>
        <w:t xml:space="preserve">“Unstable true negatives filtered” corresponds to the number of correctly predicted unstable compounds (there were a total of </w:t>
      </w:r>
      <w:r w:rsidR="00ED6F31">
        <w:rPr>
          <w:rFonts w:ascii="Arial" w:hAnsi="Arial"/>
        </w:rPr>
        <w:t>437</w:t>
      </w:r>
      <w:r>
        <w:rPr>
          <w:rFonts w:ascii="Arial" w:hAnsi="Arial"/>
        </w:rPr>
        <w:t xml:space="preserve"> unstable compounds in the </w:t>
      </w:r>
      <w:r w:rsidR="00ED6F31">
        <w:rPr>
          <w:rFonts w:ascii="Arial" w:hAnsi="Arial"/>
        </w:rPr>
        <w:t>“pruned”</w:t>
      </w:r>
      <w:r>
        <w:rPr>
          <w:rFonts w:ascii="Arial" w:hAnsi="Arial"/>
        </w:rPr>
        <w:t xml:space="preserve"> percent compound left validation set</w:t>
      </w:r>
      <w:r w:rsidR="001276D4">
        <w:rPr>
          <w:rFonts w:ascii="Arial" w:hAnsi="Arial"/>
        </w:rPr>
        <w:t xml:space="preserve">, see </w:t>
      </w:r>
      <w:r w:rsidR="001276D4" w:rsidRPr="001276D4">
        <w:rPr>
          <w:rFonts w:ascii="Arial" w:hAnsi="Arial"/>
          <w:b/>
        </w:rPr>
        <w:t>Figure S1</w:t>
      </w:r>
      <w:r>
        <w:rPr>
          <w:rFonts w:ascii="Arial" w:hAnsi="Arial"/>
        </w:rPr>
        <w:t>).</w:t>
      </w:r>
      <w:r w:rsidR="00E77911">
        <w:rPr>
          <w:rFonts w:ascii="Arial" w:hAnsi="Arial"/>
        </w:rPr>
        <w:t xml:space="preserve">  In general, each </w:t>
      </w:r>
      <w:r w:rsidR="00E77911">
        <w:rPr>
          <w:rFonts w:ascii="Arial" w:hAnsi="Arial"/>
        </w:rPr>
        <w:lastRenderedPageBreak/>
        <w:t>particular type of Bayesian model displayed slightly more accuracy against the “pruned” percent compound left validation set than it produced against the more challenging “full” percent compound left validation set</w:t>
      </w:r>
      <w:r w:rsidR="00E27D44">
        <w:rPr>
          <w:rFonts w:ascii="Arial" w:hAnsi="Arial"/>
        </w:rPr>
        <w:t xml:space="preserve"> (see </w:t>
      </w:r>
      <w:r w:rsidR="00E27D44" w:rsidRPr="00E27D44">
        <w:rPr>
          <w:rFonts w:ascii="Arial" w:hAnsi="Arial"/>
          <w:b/>
        </w:rPr>
        <w:t>Table S</w:t>
      </w:r>
      <w:ins w:id="660" w:author="Alex Perryman" w:date="2015-08-11T16:47:00Z">
        <w:r w:rsidR="001B1AB9">
          <w:rPr>
            <w:rFonts w:ascii="Arial" w:hAnsi="Arial"/>
            <w:b/>
          </w:rPr>
          <w:t>-VII</w:t>
        </w:r>
      </w:ins>
      <w:del w:id="661" w:author="Alex Perryman" w:date="2015-08-11T16:47:00Z">
        <w:r w:rsidR="00E27D44" w:rsidRPr="00E27D44" w:rsidDel="001B1AB9">
          <w:rPr>
            <w:rFonts w:ascii="Arial" w:hAnsi="Arial"/>
            <w:b/>
          </w:rPr>
          <w:delText>3</w:delText>
        </w:r>
      </w:del>
      <w:r w:rsidR="00E27D44">
        <w:rPr>
          <w:rFonts w:ascii="Arial" w:hAnsi="Arial"/>
        </w:rPr>
        <w:t>)</w:t>
      </w:r>
      <w:r w:rsidR="00E77911">
        <w:rPr>
          <w:rFonts w:ascii="Arial" w:hAnsi="Arial"/>
        </w:rPr>
        <w:t>.</w:t>
      </w:r>
    </w:p>
    <w:p w14:paraId="04435E9A" w14:textId="77777777" w:rsidR="0043558E" w:rsidRDefault="0043558E" w:rsidP="00B50B7A">
      <w:pPr>
        <w:spacing w:line="480" w:lineRule="auto"/>
        <w:jc w:val="both"/>
        <w:rPr>
          <w:rFonts w:ascii="Arial" w:hAnsi="Arial"/>
        </w:rPr>
      </w:pPr>
    </w:p>
    <w:p w14:paraId="2790E93A" w14:textId="77777777" w:rsidR="008203E2" w:rsidRDefault="008203E2" w:rsidP="008203E2">
      <w:pPr>
        <w:rPr>
          <w:rFonts w:ascii="Arial" w:hAnsi="Arial"/>
        </w:rPr>
      </w:pPr>
    </w:p>
    <w:p w14:paraId="2B233393" w14:textId="77777777" w:rsidR="008203E2" w:rsidRPr="00EE41D1" w:rsidRDefault="008203E2">
      <w:pPr>
        <w:rPr>
          <w:rFonts w:ascii="Arial" w:hAnsi="Arial" w:cs="Arial"/>
        </w:rPr>
      </w:pPr>
    </w:p>
    <w:sectPr w:rsidR="008203E2" w:rsidRPr="00EE41D1" w:rsidSect="002A006F">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1150E5" w14:textId="77777777" w:rsidR="00B82AC1" w:rsidRDefault="00B82AC1" w:rsidP="002A006F">
      <w:r>
        <w:separator/>
      </w:r>
    </w:p>
  </w:endnote>
  <w:endnote w:type="continuationSeparator" w:id="0">
    <w:p w14:paraId="1C43ECBE" w14:textId="77777777" w:rsidR="00B82AC1" w:rsidRDefault="00B82AC1" w:rsidP="002A0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287" w:usb1="00000000" w:usb2="00000000" w:usb3="00000000" w:csb0="0000009F" w:csb1="00000000"/>
  </w:font>
  <w:font w:name="Droid Sans Fallback">
    <w:altName w:val="Times New Roman"/>
    <w:panose1 w:val="00000000000000000000"/>
    <w:charset w:val="00"/>
    <w:family w:val="roman"/>
    <w:notTrueType/>
    <w:pitch w:val="default"/>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A8BCE" w14:textId="77777777" w:rsidR="00B82AC1" w:rsidRDefault="00B82AC1" w:rsidP="00B27C2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05B696" w14:textId="77777777" w:rsidR="00B82AC1" w:rsidRDefault="00B82AC1" w:rsidP="00316A4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53CE17" w14:textId="77777777" w:rsidR="00B82AC1" w:rsidRDefault="00B82AC1" w:rsidP="00B27C2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008CF">
      <w:rPr>
        <w:rStyle w:val="PageNumber"/>
        <w:noProof/>
      </w:rPr>
      <w:t>26</w:t>
    </w:r>
    <w:r>
      <w:rPr>
        <w:rStyle w:val="PageNumber"/>
      </w:rPr>
      <w:fldChar w:fldCharType="end"/>
    </w:r>
  </w:p>
  <w:p w14:paraId="6713954E" w14:textId="77777777" w:rsidR="00B82AC1" w:rsidRDefault="00B82AC1" w:rsidP="009C6D0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ABF864" w14:textId="77777777" w:rsidR="00B82AC1" w:rsidRDefault="00B82AC1" w:rsidP="002A006F">
      <w:r>
        <w:separator/>
      </w:r>
    </w:p>
  </w:footnote>
  <w:footnote w:type="continuationSeparator" w:id="0">
    <w:p w14:paraId="0F53AAD0" w14:textId="77777777" w:rsidR="00B82AC1" w:rsidRDefault="00B82AC1" w:rsidP="002A006F">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an">
    <w15:presenceInfo w15:providerId="None" w15:userId="se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1D1"/>
    <w:rsid w:val="00025587"/>
    <w:rsid w:val="00041EEA"/>
    <w:rsid w:val="000729E2"/>
    <w:rsid w:val="0007690C"/>
    <w:rsid w:val="00083013"/>
    <w:rsid w:val="000C4131"/>
    <w:rsid w:val="000C76D0"/>
    <w:rsid w:val="000D3F6F"/>
    <w:rsid w:val="000E7D52"/>
    <w:rsid w:val="00100814"/>
    <w:rsid w:val="001276D4"/>
    <w:rsid w:val="00130B46"/>
    <w:rsid w:val="00134DDD"/>
    <w:rsid w:val="0014657A"/>
    <w:rsid w:val="001477A3"/>
    <w:rsid w:val="0015277E"/>
    <w:rsid w:val="00183A17"/>
    <w:rsid w:val="001A615A"/>
    <w:rsid w:val="001B1AB9"/>
    <w:rsid w:val="001C1D9D"/>
    <w:rsid w:val="001D5325"/>
    <w:rsid w:val="001F18B6"/>
    <w:rsid w:val="001F2345"/>
    <w:rsid w:val="002008CF"/>
    <w:rsid w:val="00203CC9"/>
    <w:rsid w:val="0021160D"/>
    <w:rsid w:val="002846D6"/>
    <w:rsid w:val="00286D3B"/>
    <w:rsid w:val="002A006F"/>
    <w:rsid w:val="002A010E"/>
    <w:rsid w:val="002A458D"/>
    <w:rsid w:val="002B21C9"/>
    <w:rsid w:val="00313133"/>
    <w:rsid w:val="00316A4B"/>
    <w:rsid w:val="003224DC"/>
    <w:rsid w:val="00344139"/>
    <w:rsid w:val="00357FD0"/>
    <w:rsid w:val="00375254"/>
    <w:rsid w:val="0039646D"/>
    <w:rsid w:val="003E3C04"/>
    <w:rsid w:val="0043558E"/>
    <w:rsid w:val="004441B4"/>
    <w:rsid w:val="004445D2"/>
    <w:rsid w:val="0045188A"/>
    <w:rsid w:val="004527DC"/>
    <w:rsid w:val="00470819"/>
    <w:rsid w:val="00486B89"/>
    <w:rsid w:val="004901A7"/>
    <w:rsid w:val="004E5411"/>
    <w:rsid w:val="004F7349"/>
    <w:rsid w:val="004F7A9F"/>
    <w:rsid w:val="00520A38"/>
    <w:rsid w:val="005A7A7C"/>
    <w:rsid w:val="005B4B76"/>
    <w:rsid w:val="005E7F64"/>
    <w:rsid w:val="005F67B6"/>
    <w:rsid w:val="005F7DA8"/>
    <w:rsid w:val="00601AC0"/>
    <w:rsid w:val="0064469B"/>
    <w:rsid w:val="00645EC5"/>
    <w:rsid w:val="006B452E"/>
    <w:rsid w:val="0072467B"/>
    <w:rsid w:val="00743B3E"/>
    <w:rsid w:val="00757958"/>
    <w:rsid w:val="0076757F"/>
    <w:rsid w:val="0077071A"/>
    <w:rsid w:val="007747E7"/>
    <w:rsid w:val="007B1DF5"/>
    <w:rsid w:val="00807686"/>
    <w:rsid w:val="008203E2"/>
    <w:rsid w:val="0083562B"/>
    <w:rsid w:val="008559AD"/>
    <w:rsid w:val="00866289"/>
    <w:rsid w:val="00873527"/>
    <w:rsid w:val="008A26B9"/>
    <w:rsid w:val="008C3F65"/>
    <w:rsid w:val="008E09AF"/>
    <w:rsid w:val="008F3391"/>
    <w:rsid w:val="009204AD"/>
    <w:rsid w:val="00932146"/>
    <w:rsid w:val="0095569C"/>
    <w:rsid w:val="009653B2"/>
    <w:rsid w:val="0099711B"/>
    <w:rsid w:val="009A56BF"/>
    <w:rsid w:val="009A6FF5"/>
    <w:rsid w:val="009B210E"/>
    <w:rsid w:val="009B2D3B"/>
    <w:rsid w:val="009C6D0E"/>
    <w:rsid w:val="009E232C"/>
    <w:rsid w:val="009F137B"/>
    <w:rsid w:val="009F36D4"/>
    <w:rsid w:val="009F5B10"/>
    <w:rsid w:val="009F6F58"/>
    <w:rsid w:val="00A13A7E"/>
    <w:rsid w:val="00A22AD5"/>
    <w:rsid w:val="00A2631D"/>
    <w:rsid w:val="00A278F2"/>
    <w:rsid w:val="00AD4EDA"/>
    <w:rsid w:val="00AD5797"/>
    <w:rsid w:val="00AF16CA"/>
    <w:rsid w:val="00AF216D"/>
    <w:rsid w:val="00B260BD"/>
    <w:rsid w:val="00B27C27"/>
    <w:rsid w:val="00B50B7A"/>
    <w:rsid w:val="00B706A1"/>
    <w:rsid w:val="00B82AC1"/>
    <w:rsid w:val="00BD42FB"/>
    <w:rsid w:val="00BF65EB"/>
    <w:rsid w:val="00C439DE"/>
    <w:rsid w:val="00C448F1"/>
    <w:rsid w:val="00C455DA"/>
    <w:rsid w:val="00C466A1"/>
    <w:rsid w:val="00C61DA4"/>
    <w:rsid w:val="00C6526A"/>
    <w:rsid w:val="00C670BA"/>
    <w:rsid w:val="00C75F29"/>
    <w:rsid w:val="00C913B8"/>
    <w:rsid w:val="00C978C8"/>
    <w:rsid w:val="00CA19F0"/>
    <w:rsid w:val="00CE1610"/>
    <w:rsid w:val="00CE3AB2"/>
    <w:rsid w:val="00CE547E"/>
    <w:rsid w:val="00D02ECA"/>
    <w:rsid w:val="00D070A7"/>
    <w:rsid w:val="00D22DDF"/>
    <w:rsid w:val="00D43007"/>
    <w:rsid w:val="00D71ABA"/>
    <w:rsid w:val="00DF0DF3"/>
    <w:rsid w:val="00E138CA"/>
    <w:rsid w:val="00E27D44"/>
    <w:rsid w:val="00E44647"/>
    <w:rsid w:val="00E71A13"/>
    <w:rsid w:val="00E76222"/>
    <w:rsid w:val="00E77400"/>
    <w:rsid w:val="00E77911"/>
    <w:rsid w:val="00E81D3C"/>
    <w:rsid w:val="00EB16CE"/>
    <w:rsid w:val="00ED6F31"/>
    <w:rsid w:val="00EE41D1"/>
    <w:rsid w:val="00EF1282"/>
    <w:rsid w:val="00F35DEC"/>
    <w:rsid w:val="00F63D05"/>
    <w:rsid w:val="00F72B87"/>
    <w:rsid w:val="00F734CC"/>
    <w:rsid w:val="00F83323"/>
    <w:rsid w:val="00F869C1"/>
    <w:rsid w:val="00FB3998"/>
    <w:rsid w:val="00FC2F4F"/>
    <w:rsid w:val="00FC77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F6A1D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03E2"/>
    <w:rPr>
      <w:color w:val="0000FF" w:themeColor="hyperlink"/>
      <w:u w:val="single"/>
    </w:rPr>
  </w:style>
  <w:style w:type="paragraph" w:styleId="NormalWeb">
    <w:name w:val="Normal (Web)"/>
    <w:basedOn w:val="Normal"/>
    <w:uiPriority w:val="99"/>
    <w:semiHidden/>
    <w:unhideWhenUsed/>
    <w:rsid w:val="00EB16CE"/>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Pr>
      <w:rFonts w:ascii="Lucida Grande" w:hAnsi="Lucida Grande"/>
      <w:sz w:val="18"/>
      <w:szCs w:val="18"/>
    </w:rPr>
  </w:style>
  <w:style w:type="character" w:customStyle="1" w:styleId="BalloonTextChar">
    <w:name w:val="Balloon Text Char"/>
    <w:basedOn w:val="DefaultParagraphFont"/>
    <w:link w:val="BalloonText"/>
    <w:uiPriority w:val="99"/>
    <w:semiHidden/>
    <w:rPr>
      <w:rFonts w:ascii="Lucida Grande" w:hAnsi="Lucida Grande"/>
      <w:sz w:val="18"/>
      <w:szCs w:val="18"/>
    </w:rPr>
  </w:style>
  <w:style w:type="table" w:styleId="TableGrid">
    <w:name w:val="Table Grid"/>
    <w:basedOn w:val="TableNormal"/>
    <w:uiPriority w:val="59"/>
    <w:rsid w:val="00A278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2A006F"/>
    <w:pPr>
      <w:tabs>
        <w:tab w:val="center" w:pos="4320"/>
        <w:tab w:val="right" w:pos="8640"/>
      </w:tabs>
    </w:pPr>
  </w:style>
  <w:style w:type="character" w:customStyle="1" w:styleId="FooterChar">
    <w:name w:val="Footer Char"/>
    <w:basedOn w:val="DefaultParagraphFont"/>
    <w:link w:val="Footer"/>
    <w:uiPriority w:val="99"/>
    <w:rsid w:val="002A006F"/>
  </w:style>
  <w:style w:type="character" w:styleId="PageNumber">
    <w:name w:val="page number"/>
    <w:basedOn w:val="DefaultParagraphFont"/>
    <w:uiPriority w:val="99"/>
    <w:semiHidden/>
    <w:unhideWhenUsed/>
    <w:rsid w:val="002A006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03E2"/>
    <w:rPr>
      <w:color w:val="0000FF" w:themeColor="hyperlink"/>
      <w:u w:val="single"/>
    </w:rPr>
  </w:style>
  <w:style w:type="paragraph" w:styleId="NormalWeb">
    <w:name w:val="Normal (Web)"/>
    <w:basedOn w:val="Normal"/>
    <w:uiPriority w:val="99"/>
    <w:semiHidden/>
    <w:unhideWhenUsed/>
    <w:rsid w:val="00EB16CE"/>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Pr>
      <w:rFonts w:ascii="Lucida Grande" w:hAnsi="Lucida Grande"/>
      <w:sz w:val="18"/>
      <w:szCs w:val="18"/>
    </w:rPr>
  </w:style>
  <w:style w:type="character" w:customStyle="1" w:styleId="BalloonTextChar">
    <w:name w:val="Balloon Text Char"/>
    <w:basedOn w:val="DefaultParagraphFont"/>
    <w:link w:val="BalloonText"/>
    <w:uiPriority w:val="99"/>
    <w:semiHidden/>
    <w:rPr>
      <w:rFonts w:ascii="Lucida Grande" w:hAnsi="Lucida Grande"/>
      <w:sz w:val="18"/>
      <w:szCs w:val="18"/>
    </w:rPr>
  </w:style>
  <w:style w:type="table" w:styleId="TableGrid">
    <w:name w:val="Table Grid"/>
    <w:basedOn w:val="TableNormal"/>
    <w:uiPriority w:val="59"/>
    <w:rsid w:val="00A278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2A006F"/>
    <w:pPr>
      <w:tabs>
        <w:tab w:val="center" w:pos="4320"/>
        <w:tab w:val="right" w:pos="8640"/>
      </w:tabs>
    </w:pPr>
  </w:style>
  <w:style w:type="character" w:customStyle="1" w:styleId="FooterChar">
    <w:name w:val="Footer Char"/>
    <w:basedOn w:val="DefaultParagraphFont"/>
    <w:link w:val="Footer"/>
    <w:uiPriority w:val="99"/>
    <w:rsid w:val="002A006F"/>
  </w:style>
  <w:style w:type="character" w:styleId="PageNumber">
    <w:name w:val="page number"/>
    <w:basedOn w:val="DefaultParagraphFont"/>
    <w:uiPriority w:val="99"/>
    <w:semiHidden/>
    <w:unhideWhenUsed/>
    <w:rsid w:val="002A00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54" Type="http://schemas.microsoft.com/office/2011/relationships/people" Target="people.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hyperlink" Target="mailto:freundjs@rutgers.edu" TargetMode="Externa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3269</Words>
  <Characters>18639</Characters>
  <Application>Microsoft Macintosh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Rutgers Univ, NJMS</Company>
  <LinksUpToDate>false</LinksUpToDate>
  <CharactersWithSpaces>21865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Perryman</dc:creator>
  <cp:lastModifiedBy>Joel Freundlich</cp:lastModifiedBy>
  <cp:revision>2</cp:revision>
  <cp:lastPrinted>2015-05-12T01:12:00Z</cp:lastPrinted>
  <dcterms:created xsi:type="dcterms:W3CDTF">2015-09-06T20:02:00Z</dcterms:created>
  <dcterms:modified xsi:type="dcterms:W3CDTF">2015-09-06T20:02:00Z</dcterms:modified>
</cp:coreProperties>
</file>